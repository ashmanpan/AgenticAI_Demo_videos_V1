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042A" w14:textId="6C52574B" w:rsidR="4FCA1733" w:rsidRDefault="4FCA1733">
      <w:pPr>
        <w:rPr>
          <w:ins w:id="0" w:author="Vincent Manna (vmanna)" w:date="2026-01-06T21:37:00Z" w16du:dateUtc="2026-01-06T21:37:04Z"/>
        </w:rPr>
      </w:pPr>
    </w:p>
    <w:p w14:paraId="4F505406" w14:textId="5C9F1AA3" w:rsidR="00470BE5" w:rsidRDefault="001A6F78">
      <w:r>
        <w:t xml:space="preserve">AI Canvas + </w:t>
      </w:r>
      <w:proofErr w:type="spellStart"/>
      <w:r>
        <w:t>Crosswork</w:t>
      </w:r>
      <w:proofErr w:type="spellEnd"/>
      <w:r>
        <w:t xml:space="preserve"> AI Demo Script</w:t>
      </w:r>
      <w:r w:rsidR="00480279">
        <w:t>s</w:t>
      </w:r>
    </w:p>
    <w:p w14:paraId="057A801C" w14:textId="77777777" w:rsidR="001A6F78" w:rsidRDefault="001A6F78"/>
    <w:p w14:paraId="7717D3A0" w14:textId="573E07B7" w:rsidR="00480279" w:rsidRDefault="00480279">
      <w:r>
        <w:t>Script-1:</w:t>
      </w:r>
    </w:p>
    <w:tbl>
      <w:tblPr>
        <w:tblStyle w:val="TableGrid"/>
        <w:tblW w:w="9350" w:type="dxa"/>
        <w:tblLook w:val="04A0" w:firstRow="1" w:lastRow="0" w:firstColumn="1" w:lastColumn="0" w:noHBand="0" w:noVBand="1"/>
        <w:tblPrChange w:id="1" w:author="Krishnaji Panse (kpanse)" w:date="2026-01-22T07:59:00Z">
          <w:tblPr>
            <w:tblStyle w:val="TableGrid"/>
            <w:tblW w:w="9350" w:type="dxa"/>
            <w:tblLook w:val="04A0" w:firstRow="1" w:lastRow="0" w:firstColumn="1" w:lastColumn="0" w:noHBand="0" w:noVBand="1"/>
          </w:tblPr>
        </w:tblPrChange>
      </w:tblPr>
      <w:tblGrid>
        <w:gridCol w:w="869"/>
        <w:gridCol w:w="5148"/>
        <w:gridCol w:w="2499"/>
        <w:gridCol w:w="834"/>
        <w:tblGridChange w:id="2">
          <w:tblGrid>
            <w:gridCol w:w="869"/>
            <w:gridCol w:w="5148"/>
            <w:gridCol w:w="2499"/>
            <w:gridCol w:w="834"/>
          </w:tblGrid>
        </w:tblGridChange>
      </w:tblGrid>
      <w:tr w:rsidR="00BC7DA5" w14:paraId="3E8A6082" w14:textId="77777777" w:rsidTr="435767B7">
        <w:trPr>
          <w:trHeight w:val="300"/>
          <w:trPrChange w:id="3" w:author="Krishnaji Panse (kpanse)" w:date="2026-01-22T07:59:00Z">
            <w:trPr>
              <w:trHeight w:val="300"/>
            </w:trPr>
          </w:trPrChange>
        </w:trPr>
        <w:tc>
          <w:tcPr>
            <w:tcW w:w="1245" w:type="dxa"/>
            <w:tcPrChange w:id="4" w:author="Krishnaji Panse (kpanse)" w:date="2026-01-22T07:59:00Z">
              <w:tcPr>
                <w:tcW w:w="869" w:type="dxa"/>
              </w:tcPr>
            </w:tcPrChange>
          </w:tcPr>
          <w:p w14:paraId="5F85681E" w14:textId="2125B712" w:rsidR="001A6F78" w:rsidRPr="001A6F78" w:rsidRDefault="001A6F78">
            <w:pPr>
              <w:rPr>
                <w:b/>
                <w:bCs/>
              </w:rPr>
            </w:pPr>
            <w:r w:rsidRPr="001A6F78">
              <w:rPr>
                <w:b/>
                <w:bCs/>
              </w:rPr>
              <w:t>Frame</w:t>
            </w:r>
          </w:p>
        </w:tc>
        <w:tc>
          <w:tcPr>
            <w:tcW w:w="4772" w:type="dxa"/>
            <w:tcPrChange w:id="5" w:author="Krishnaji Panse (kpanse)" w:date="2026-01-22T07:59:00Z">
              <w:tcPr>
                <w:tcW w:w="5148" w:type="dxa"/>
              </w:tcPr>
            </w:tcPrChange>
          </w:tcPr>
          <w:p w14:paraId="1BF841B5" w14:textId="408FB1B7" w:rsidR="001A6F78" w:rsidRPr="001A6F78" w:rsidRDefault="001A6F78">
            <w:pPr>
              <w:rPr>
                <w:b/>
                <w:bCs/>
              </w:rPr>
            </w:pPr>
            <w:r w:rsidRPr="001A6F78">
              <w:rPr>
                <w:b/>
                <w:bCs/>
              </w:rPr>
              <w:t>Visual</w:t>
            </w:r>
          </w:p>
        </w:tc>
        <w:tc>
          <w:tcPr>
            <w:tcW w:w="2499" w:type="dxa"/>
            <w:tcPrChange w:id="6" w:author="Krishnaji Panse (kpanse)" w:date="2026-01-22T07:59:00Z">
              <w:tcPr>
                <w:tcW w:w="2499" w:type="dxa"/>
              </w:tcPr>
            </w:tcPrChange>
          </w:tcPr>
          <w:p w14:paraId="1DFD8B6E" w14:textId="7D74B48A" w:rsidR="001A6F78" w:rsidRPr="001A6F78" w:rsidRDefault="001A6F78">
            <w:pPr>
              <w:rPr>
                <w:b/>
                <w:bCs/>
              </w:rPr>
            </w:pPr>
            <w:r w:rsidRPr="001A6F78">
              <w:rPr>
                <w:b/>
                <w:bCs/>
              </w:rPr>
              <w:t>Talk Track</w:t>
            </w:r>
          </w:p>
        </w:tc>
        <w:tc>
          <w:tcPr>
            <w:tcW w:w="834" w:type="dxa"/>
            <w:tcPrChange w:id="7" w:author="Krishnaji Panse (kpanse)" w:date="2026-01-22T07:59:00Z">
              <w:tcPr>
                <w:tcW w:w="834" w:type="dxa"/>
              </w:tcPr>
            </w:tcPrChange>
          </w:tcPr>
          <w:p w14:paraId="22DACA2A" w14:textId="2500D9A5" w:rsidR="001A6F78" w:rsidRPr="001A6F78" w:rsidRDefault="001A6F78">
            <w:pPr>
              <w:rPr>
                <w:b/>
                <w:bCs/>
              </w:rPr>
            </w:pPr>
            <w:r w:rsidRPr="001A6F78">
              <w:rPr>
                <w:b/>
                <w:bCs/>
              </w:rPr>
              <w:t>Notes</w:t>
            </w:r>
          </w:p>
        </w:tc>
      </w:tr>
      <w:tr w:rsidR="00BC7DA5" w14:paraId="0516CA56" w14:textId="77777777" w:rsidTr="435767B7">
        <w:trPr>
          <w:trHeight w:val="300"/>
          <w:trPrChange w:id="8" w:author="Krishnaji Panse (kpanse)" w:date="2026-01-22T07:59:00Z">
            <w:trPr>
              <w:trHeight w:val="300"/>
            </w:trPr>
          </w:trPrChange>
        </w:trPr>
        <w:tc>
          <w:tcPr>
            <w:tcW w:w="1245" w:type="dxa"/>
            <w:tcPrChange w:id="9" w:author="Krishnaji Panse (kpanse)" w:date="2026-01-22T07:59:00Z">
              <w:tcPr>
                <w:tcW w:w="869" w:type="dxa"/>
              </w:tcPr>
            </w:tcPrChange>
          </w:tcPr>
          <w:p w14:paraId="5DA53E5B" w14:textId="58F9DBD4" w:rsidR="001A6F78" w:rsidRDefault="001A6F78">
            <w:r>
              <w:t>1</w:t>
            </w:r>
          </w:p>
        </w:tc>
        <w:tc>
          <w:tcPr>
            <w:tcW w:w="4772" w:type="dxa"/>
            <w:tcPrChange w:id="10" w:author="Krishnaji Panse (kpanse)" w:date="2026-01-22T07:59:00Z">
              <w:tcPr>
                <w:tcW w:w="5148" w:type="dxa"/>
              </w:tcPr>
            </w:tcPrChange>
          </w:tcPr>
          <w:p w14:paraId="310C2826" w14:textId="355FAFBB" w:rsidR="001A6F78" w:rsidRDefault="008C4036">
            <w:commentRangeStart w:id="11"/>
            <w:commentRangeStart w:id="12"/>
            <w:commentRangeStart w:id="13"/>
            <w:commentRangeStart w:id="14"/>
            <w:commentRangeStart w:id="15"/>
            <w:commentRangeStart w:id="16"/>
            <w:commentRangeStart w:id="17"/>
            <w:commentRangeStart w:id="18"/>
            <w:commentRangeStart w:id="19"/>
            <w:r>
              <w:t>M</w:t>
            </w:r>
            <w:r w:rsidR="001A6F78">
              <w:t xml:space="preserve">essage </w:t>
            </w:r>
            <w:proofErr w:type="gramStart"/>
            <w:r w:rsidR="001A6F78">
              <w:t>from @</w:t>
            </w:r>
            <w:proofErr w:type="gramEnd"/>
            <w:r w:rsidR="001A6F78">
              <w:t xml:space="preserve">crossworkAI that network </w:t>
            </w:r>
            <w:r w:rsidR="05599703">
              <w:t>issues</w:t>
            </w:r>
            <w:r w:rsidR="001A6F78">
              <w:t xml:space="preserve"> ha</w:t>
            </w:r>
            <w:r w:rsidR="05599703">
              <w:t>ve</w:t>
            </w:r>
            <w:r w:rsidR="001A6F78">
              <w:t xml:space="preserve"> been detected in the network, with a link for more info</w:t>
            </w:r>
            <w:commentRangeEnd w:id="11"/>
            <w:r w:rsidR="001A6F78">
              <w:rPr>
                <w:rStyle w:val="CommentReference"/>
                <w:sz w:val="24"/>
                <w:szCs w:val="24"/>
              </w:rPr>
              <w:commentReference w:id="11"/>
            </w:r>
            <w:commentRangeEnd w:id="12"/>
            <w:r w:rsidR="001A6F78">
              <w:rPr>
                <w:rStyle w:val="CommentReference"/>
                <w:sz w:val="24"/>
                <w:szCs w:val="24"/>
              </w:rPr>
              <w:commentReference w:id="12"/>
            </w:r>
            <w:commentRangeEnd w:id="13"/>
            <w:r w:rsidR="001A6F78">
              <w:rPr>
                <w:rStyle w:val="CommentReference"/>
                <w:sz w:val="24"/>
                <w:szCs w:val="24"/>
              </w:rPr>
              <w:commentReference w:id="13"/>
            </w:r>
            <w:commentRangeEnd w:id="14"/>
            <w:r w:rsidR="001A6F78">
              <w:rPr>
                <w:rStyle w:val="CommentReference"/>
                <w:sz w:val="24"/>
                <w:szCs w:val="24"/>
              </w:rPr>
              <w:commentReference w:id="14"/>
            </w:r>
            <w:commentRangeEnd w:id="15"/>
            <w:r w:rsidR="001A6F78">
              <w:rPr>
                <w:rStyle w:val="CommentReference"/>
                <w:sz w:val="24"/>
                <w:szCs w:val="24"/>
              </w:rPr>
              <w:commentReference w:id="15"/>
            </w:r>
            <w:r w:rsidR="163B4589">
              <w:t>.</w:t>
            </w:r>
            <w:commentRangeEnd w:id="16"/>
            <w:r w:rsidR="001A6F78">
              <w:rPr>
                <w:rStyle w:val="CommentReference"/>
                <w:sz w:val="24"/>
                <w:szCs w:val="24"/>
              </w:rPr>
              <w:commentReference w:id="16"/>
            </w:r>
            <w:commentRangeEnd w:id="17"/>
            <w:r w:rsidR="001A6F78">
              <w:rPr>
                <w:rStyle w:val="CommentReference"/>
                <w:sz w:val="24"/>
                <w:szCs w:val="24"/>
              </w:rPr>
              <w:commentReference w:id="17"/>
            </w:r>
            <w:commentRangeEnd w:id="18"/>
            <w:r w:rsidR="001A6F78">
              <w:rPr>
                <w:rStyle w:val="CommentReference"/>
                <w:sz w:val="24"/>
                <w:szCs w:val="24"/>
              </w:rPr>
              <w:commentReference w:id="18"/>
            </w:r>
            <w:commentRangeEnd w:id="19"/>
            <w:r w:rsidR="001C7584">
              <w:rPr>
                <w:rStyle w:val="CommentReference"/>
                <w:sz w:val="24"/>
                <w:szCs w:val="24"/>
              </w:rPr>
              <w:commentReference w:id="19"/>
            </w:r>
          </w:p>
          <w:p w14:paraId="0ABEEF21" w14:textId="77777777" w:rsidR="004B2003" w:rsidRDefault="004B2003"/>
          <w:p w14:paraId="24D0180F" w14:textId="1E532BCA" w:rsidR="004B2003" w:rsidRDefault="008810A4" w:rsidP="004B2003">
            <w:r>
              <w:t>M</w:t>
            </w:r>
            <w:r w:rsidR="004B2003">
              <w:t xml:space="preserve">essage shown in </w:t>
            </w:r>
            <w:r w:rsidR="008C4036">
              <w:t>C3</w:t>
            </w:r>
            <w:r w:rsidR="004B2003">
              <w:t>:</w:t>
            </w:r>
          </w:p>
          <w:p w14:paraId="39C8F6D0" w14:textId="77777777" w:rsidR="00A30CBC" w:rsidRDefault="004B2003" w:rsidP="004B2003">
            <w:r>
              <w:t>“</w:t>
            </w:r>
            <w:r w:rsidR="00A91BAC">
              <w:t>Severity Le</w:t>
            </w:r>
            <w:r w:rsidR="00A30CBC">
              <w:t>vel: High</w:t>
            </w:r>
          </w:p>
          <w:p w14:paraId="5E37ABF9" w14:textId="3D5D27B4" w:rsidR="004B2003" w:rsidRDefault="004B2003" w:rsidP="004B2003">
            <w:r>
              <w:t>An anomaly has been detected for service &lt;service id</w:t>
            </w:r>
            <w:r w:rsidR="0065051B">
              <w:t>, service name</w:t>
            </w:r>
            <w:r>
              <w:t>&gt;</w:t>
            </w:r>
            <w:r w:rsidR="00D73681">
              <w:t xml:space="preserve"> with service endpoints &lt;blah&gt;</w:t>
            </w:r>
            <w:r>
              <w:t>. An increase of &lt;x%&gt; compared to baseline delay values has been detected. To analyze this issue in AI Canvas, go to &lt;link&gt;.”</w:t>
            </w:r>
          </w:p>
          <w:p w14:paraId="27560ED0" w14:textId="10E85BEC" w:rsidR="004B2003" w:rsidRDefault="004B2003"/>
        </w:tc>
        <w:tc>
          <w:tcPr>
            <w:tcW w:w="2499" w:type="dxa"/>
            <w:tcPrChange w:id="20" w:author="Krishnaji Panse (kpanse)" w:date="2026-01-22T07:59:00Z">
              <w:tcPr>
                <w:tcW w:w="2499" w:type="dxa"/>
              </w:tcPr>
            </w:tcPrChange>
          </w:tcPr>
          <w:p w14:paraId="5989307F" w14:textId="7B0CF3A4" w:rsidR="009B406D" w:rsidRDefault="56049CDE">
            <w:r>
              <w:t xml:space="preserve">One of the </w:t>
            </w:r>
            <w:r w:rsidR="1E05B399">
              <w:t xml:space="preserve">biggest advantages </w:t>
            </w:r>
            <w:proofErr w:type="gramStart"/>
            <w:r w:rsidR="1E05B399">
              <w:t xml:space="preserve">of </w:t>
            </w:r>
            <w:r>
              <w:t xml:space="preserve"> agentic</w:t>
            </w:r>
            <w:proofErr w:type="gramEnd"/>
            <w:r>
              <w:t xml:space="preserve"> operations is that you can have persistent agents that constantly </w:t>
            </w:r>
            <w:commentRangeStart w:id="21"/>
            <w:commentRangeStart w:id="22"/>
            <w:r>
              <w:t xml:space="preserve">scan for </w:t>
            </w:r>
            <w:r w:rsidR="008B450D" w:rsidRPr="008B450D">
              <w:t>issues - compliance, security, performance - you name it</w:t>
            </w:r>
            <w:r w:rsidR="00FF2C0D">
              <w:t>.</w:t>
            </w:r>
          </w:p>
          <w:p w14:paraId="7CF447D5" w14:textId="358C1187" w:rsidR="001A6F78" w:rsidRDefault="56049CDE">
            <w:r>
              <w:t xml:space="preserve">  </w:t>
            </w:r>
            <w:commentRangeEnd w:id="21"/>
            <w:r w:rsidR="3B1A1203">
              <w:rPr>
                <w:rStyle w:val="CommentReference"/>
                <w:sz w:val="24"/>
                <w:szCs w:val="24"/>
              </w:rPr>
              <w:commentReference w:id="21"/>
            </w:r>
            <w:commentRangeEnd w:id="22"/>
            <w:r w:rsidR="004A252A">
              <w:rPr>
                <w:rStyle w:val="CommentReference"/>
                <w:sz w:val="24"/>
                <w:szCs w:val="24"/>
              </w:rPr>
              <w:commentReference w:id="22"/>
            </w:r>
          </w:p>
          <w:p w14:paraId="4A25FCD8" w14:textId="15E4DC1E" w:rsidR="001A6F78" w:rsidRDefault="4D1F514F">
            <w:r>
              <w:t>Look</w:t>
            </w:r>
            <w:r w:rsidR="00E20765">
              <w:t>s</w:t>
            </w:r>
            <w:r>
              <w:t xml:space="preserve"> like one of our </w:t>
            </w:r>
            <w:proofErr w:type="spellStart"/>
            <w:r>
              <w:t>Crosswork</w:t>
            </w:r>
            <w:proofErr w:type="spellEnd"/>
            <w:r w:rsidR="5E94BF66">
              <w:t xml:space="preserve"> Network Controller</w:t>
            </w:r>
            <w:r>
              <w:t xml:space="preserve"> AI </w:t>
            </w:r>
            <w:commentRangeStart w:id="23"/>
            <w:commentRangeStart w:id="24"/>
            <w:r>
              <w:t>agents</w:t>
            </w:r>
            <w:commentRangeEnd w:id="23"/>
            <w:r w:rsidR="56049CDE">
              <w:rPr>
                <w:rStyle w:val="CommentReference"/>
                <w:sz w:val="24"/>
                <w:szCs w:val="24"/>
              </w:rPr>
              <w:commentReference w:id="23"/>
            </w:r>
            <w:commentRangeEnd w:id="24"/>
            <w:r w:rsidR="00471BDA">
              <w:rPr>
                <w:rStyle w:val="CommentReference"/>
                <w:sz w:val="24"/>
                <w:szCs w:val="24"/>
              </w:rPr>
              <w:commentReference w:id="24"/>
            </w:r>
            <w:r>
              <w:t xml:space="preserve"> has detected an </w:t>
            </w:r>
            <w:commentRangeStart w:id="25"/>
            <w:commentRangeStart w:id="26"/>
            <w:r>
              <w:t xml:space="preserve">anomaly </w:t>
            </w:r>
            <w:commentRangeEnd w:id="25"/>
            <w:r w:rsidR="56049CDE">
              <w:rPr>
                <w:rStyle w:val="CommentReference"/>
                <w:sz w:val="24"/>
                <w:szCs w:val="24"/>
              </w:rPr>
              <w:commentReference w:id="25"/>
            </w:r>
            <w:commentRangeEnd w:id="26"/>
            <w:r w:rsidR="56049CDE">
              <w:rPr>
                <w:rStyle w:val="CommentReference"/>
                <w:sz w:val="24"/>
                <w:szCs w:val="24"/>
              </w:rPr>
              <w:commentReference w:id="26"/>
            </w:r>
            <w:r>
              <w:t>on the network</w:t>
            </w:r>
            <w:r w:rsidR="05451E8F">
              <w:t xml:space="preserve">. Delay is up &lt;%&gt; compared to baseline values. </w:t>
            </w:r>
            <w:commentRangeStart w:id="27"/>
            <w:r w:rsidR="2F3350C0">
              <w:t>L</w:t>
            </w:r>
            <w:r>
              <w:t>et’s see what is happening</w:t>
            </w:r>
            <w:commentRangeEnd w:id="27"/>
            <w:r w:rsidR="56049CDE">
              <w:rPr>
                <w:rStyle w:val="CommentReference"/>
                <w:sz w:val="24"/>
                <w:szCs w:val="24"/>
              </w:rPr>
              <w:commentReference w:id="27"/>
            </w:r>
          </w:p>
          <w:p w14:paraId="7A4FBE5D" w14:textId="77777777" w:rsidR="001A6F78" w:rsidRDefault="001A6F78"/>
          <w:p w14:paraId="2B830EAA" w14:textId="2D85C1F7" w:rsidR="001A6F78" w:rsidRDefault="001A6F78">
            <w:r>
              <w:t>[click on ‘more’ link]</w:t>
            </w:r>
          </w:p>
        </w:tc>
        <w:tc>
          <w:tcPr>
            <w:tcW w:w="834" w:type="dxa"/>
            <w:tcPrChange w:id="29" w:author="Krishnaji Panse (kpanse)" w:date="2026-01-22T07:59:00Z">
              <w:tcPr>
                <w:tcW w:w="834" w:type="dxa"/>
              </w:tcPr>
            </w:tcPrChange>
          </w:tcPr>
          <w:p w14:paraId="5DD66613" w14:textId="005834AA" w:rsidR="001A6F78" w:rsidRDefault="001A6F78"/>
        </w:tc>
      </w:tr>
      <w:tr w:rsidR="00BC7DA5" w14:paraId="3B3D60EE" w14:textId="77777777" w:rsidTr="435767B7">
        <w:trPr>
          <w:trHeight w:val="300"/>
          <w:trPrChange w:id="30" w:author="Krishnaji Panse (kpanse)" w:date="2026-01-22T07:59:00Z">
            <w:trPr>
              <w:trHeight w:val="300"/>
            </w:trPr>
          </w:trPrChange>
        </w:trPr>
        <w:tc>
          <w:tcPr>
            <w:tcW w:w="1245" w:type="dxa"/>
            <w:tcPrChange w:id="31" w:author="Krishnaji Panse (kpanse)" w:date="2026-01-22T07:59:00Z">
              <w:tcPr>
                <w:tcW w:w="869" w:type="dxa"/>
              </w:tcPr>
            </w:tcPrChange>
          </w:tcPr>
          <w:p w14:paraId="565CFA24" w14:textId="7C35AD59" w:rsidR="001A6F78" w:rsidRDefault="00917F0A">
            <w:r>
              <w:t>2</w:t>
            </w:r>
          </w:p>
        </w:tc>
        <w:tc>
          <w:tcPr>
            <w:tcW w:w="4772" w:type="dxa"/>
            <w:tcPrChange w:id="32" w:author="Krishnaji Panse (kpanse)" w:date="2026-01-22T07:59:00Z">
              <w:tcPr>
                <w:tcW w:w="5148" w:type="dxa"/>
              </w:tcPr>
            </w:tcPrChange>
          </w:tcPr>
          <w:p w14:paraId="2705AC94" w14:textId="5310D15D" w:rsidR="007A2571" w:rsidRPr="00284FC1" w:rsidRDefault="000E0FCD" w:rsidP="007A2571">
            <w:r>
              <w:t>AI Canvas window opens</w:t>
            </w:r>
            <w:r w:rsidR="001A6F78">
              <w:t xml:space="preserve"> </w:t>
            </w:r>
            <w:r w:rsidR="007A2571" w:rsidRPr="00284FC1">
              <w:t xml:space="preserve">the associated board with the AI Assistant showing the same message as the </w:t>
            </w:r>
            <w:r w:rsidR="003878BA">
              <w:t>previous</w:t>
            </w:r>
            <w:r w:rsidR="003878BA" w:rsidRPr="00284FC1">
              <w:t xml:space="preserve"> </w:t>
            </w:r>
            <w:r w:rsidR="007A2571" w:rsidRPr="00284FC1">
              <w:t>message</w:t>
            </w:r>
            <w:r w:rsidR="007A2571" w:rsidRPr="00F33E01">
              <w:t xml:space="preserve"> (</w:t>
            </w:r>
            <w:r w:rsidR="007A2571" w:rsidRPr="00284FC1">
              <w:t xml:space="preserve">“An anomaly has been detected for service &lt;service id&gt;. An increase of &lt;x%&gt; compared to baseline delay values has been detected”). </w:t>
            </w:r>
          </w:p>
          <w:p w14:paraId="1FBA7DEA" w14:textId="77777777" w:rsidR="007A2571" w:rsidRPr="00284FC1" w:rsidRDefault="007A2571" w:rsidP="007A2571"/>
          <w:p w14:paraId="507D2CCF" w14:textId="77777777" w:rsidR="007A2571" w:rsidRPr="00284FC1" w:rsidRDefault="007A2571" w:rsidP="007A2571">
            <w:r w:rsidRPr="00284FC1">
              <w:t xml:space="preserve">User clicks to add a card to the canvas with the message details (card-1). </w:t>
            </w:r>
          </w:p>
          <w:p w14:paraId="6D2CE0E1" w14:textId="77777777" w:rsidR="007A2571" w:rsidRPr="00284FC1" w:rsidRDefault="007A2571" w:rsidP="007A2571"/>
          <w:p w14:paraId="5AD990BF" w14:textId="3293E3A3" w:rsidR="00215680" w:rsidRDefault="007A2571" w:rsidP="007A2571">
            <w:pPr>
              <w:rPr>
                <w:ins w:id="33" w:author="Eleni Palkopoulou (epalkopo)" w:date="2025-12-10T17:02:00Z" w16du:dateUtc="2025-12-10T15:02:00Z"/>
              </w:rPr>
            </w:pPr>
            <w:del w:id="34" w:author="Eleni Palkopoulou (epalkopo)" w:date="2025-12-11T10:33:00Z" w16du:dateUtc="2025-12-11T08:33:00Z">
              <w:r w:rsidRPr="00F33E01" w:rsidDel="00EF7A74">
                <w:delText>The user types: “Can you please show me more info on the detected anomaly?”</w:delText>
              </w:r>
            </w:del>
          </w:p>
          <w:p w14:paraId="258B6F70" w14:textId="68B5791E" w:rsidR="001B1FA1" w:rsidRDefault="001B1FA1" w:rsidP="007A2571">
            <w:pPr>
              <w:rPr>
                <w:ins w:id="35" w:author="Eleni Palkopoulou (epalkopo)" w:date="2025-12-11T11:15:00Z" w16du:dateUtc="2025-12-11T09:15:00Z"/>
              </w:rPr>
            </w:pPr>
            <w:ins w:id="36" w:author="Eleni Palkopoulou (epalkopo)" w:date="2025-12-11T11:14:00Z" w16du:dateUtc="2025-12-11T09:14:00Z">
              <w:r>
                <w:t>But</w:t>
              </w:r>
            </w:ins>
            <w:ins w:id="37" w:author="Eleni Palkopoulou (epalkopo)" w:date="2025-12-11T11:15:00Z" w16du:dateUtc="2025-12-11T09:15:00Z">
              <w:r>
                <w:t>ton</w:t>
              </w:r>
            </w:ins>
            <w:ins w:id="38" w:author="Eleni Palkopoulou (epalkopo)" w:date="2025-12-11T12:17:00Z" w16du:dateUtc="2025-12-11T10:17:00Z">
              <w:r w:rsidR="007C63AA">
                <w:t xml:space="preserve"> </w:t>
              </w:r>
            </w:ins>
            <w:ins w:id="39" w:author="Eleni Palkopoulou (epalkopo)" w:date="2025-12-11T12:18:00Z" w16du:dateUtc="2025-12-11T10:18:00Z">
              <w:r w:rsidR="002D3206">
                <w:t>is</w:t>
              </w:r>
            </w:ins>
            <w:ins w:id="40" w:author="Eleni Palkopoulou (epalkopo)" w:date="2025-12-11T11:15:00Z" w16du:dateUtc="2025-12-11T09:15:00Z">
              <w:r>
                <w:t xml:space="preserve"> </w:t>
              </w:r>
            </w:ins>
            <w:ins w:id="41" w:author="Eleni Palkopoulou (epalkopo)" w:date="2025-12-11T12:19:00Z" w16du:dateUtc="2025-12-11T10:19:00Z">
              <w:r w:rsidR="004D062B">
                <w:t xml:space="preserve">provided </w:t>
              </w:r>
            </w:ins>
            <w:ins w:id="42" w:author="Eleni Palkopoulou (epalkopo)" w:date="2025-12-11T11:15:00Z" w16du:dateUtc="2025-12-11T09:15:00Z">
              <w:r>
                <w:t>suggesting next step</w:t>
              </w:r>
            </w:ins>
            <w:ins w:id="43" w:author="Eleni Palkopoulou (epalkopo)" w:date="2025-12-11T12:18:00Z" w16du:dateUtc="2025-12-11T10:18:00Z">
              <w:r w:rsidR="007C63AA">
                <w:t>:</w:t>
              </w:r>
            </w:ins>
          </w:p>
          <w:p w14:paraId="22798488" w14:textId="05F46959" w:rsidR="00215680" w:rsidRDefault="006357B4" w:rsidP="007A2571">
            <w:pPr>
              <w:rPr>
                <w:ins w:id="44" w:author="Eleni Palkopoulou (epalkopo)" w:date="2025-12-11T12:19:00Z" w16du:dateUtc="2025-12-11T10:19:00Z"/>
              </w:rPr>
            </w:pPr>
            <w:ins w:id="45" w:author="Eleni Palkopoulou (epalkopo)" w:date="2025-12-10T17:03:00Z" w16du:dateUtc="2025-12-10T15:03:00Z">
              <w:r>
                <w:lastRenderedPageBreak/>
                <w:t xml:space="preserve"> “</w:t>
              </w:r>
            </w:ins>
            <w:ins w:id="46" w:author="Eleni Palkopoulou (epalkopo)" w:date="2025-12-11T13:18:00Z" w16du:dateUtc="2025-12-11T11:18:00Z">
              <w:r w:rsidR="001D1733">
                <w:t>Get</w:t>
              </w:r>
            </w:ins>
            <w:ins w:id="47" w:author="Eleni Palkopoulou (epalkopo)" w:date="2025-12-10T17:03:00Z" w16du:dateUtc="2025-12-10T15:03:00Z">
              <w:r w:rsidR="00595935">
                <w:t xml:space="preserve"> more details on the detected anomaly”</w:t>
              </w:r>
            </w:ins>
          </w:p>
          <w:p w14:paraId="1BC885B9" w14:textId="4386FEF2" w:rsidR="00D06709" w:rsidRDefault="00D06709" w:rsidP="007A2571">
            <w:pPr>
              <w:rPr>
                <w:ins w:id="48" w:author="Eleni Palkopoulou (epalkopo)" w:date="2025-12-10T17:03:00Z" w16du:dateUtc="2025-12-10T15:03:00Z"/>
              </w:rPr>
            </w:pPr>
            <w:ins w:id="49" w:author="Eleni Palkopoulou (epalkopo)" w:date="2025-12-11T12:19:00Z" w16du:dateUtc="2025-12-11T10:19:00Z">
              <w:r>
                <w:t>User selects this</w:t>
              </w:r>
              <w:r w:rsidR="004D062B">
                <w:t>.</w:t>
              </w:r>
            </w:ins>
          </w:p>
          <w:p w14:paraId="47F51A0F" w14:textId="23CBA973" w:rsidR="00AC28CE" w:rsidRDefault="00AC28CE" w:rsidP="007A2571"/>
        </w:tc>
        <w:tc>
          <w:tcPr>
            <w:tcW w:w="2499" w:type="dxa"/>
            <w:tcPrChange w:id="50" w:author="Krishnaji Panse (kpanse)" w:date="2026-01-22T07:59:00Z">
              <w:tcPr>
                <w:tcW w:w="2499" w:type="dxa"/>
              </w:tcPr>
            </w:tcPrChange>
          </w:tcPr>
          <w:p w14:paraId="45A16869" w14:textId="21C42170" w:rsidR="001A6F78" w:rsidRDefault="00233F96">
            <w:pPr>
              <w:rPr>
                <w:ins w:id="51" w:author="Vincent Manna (vmanna)" w:date="2026-01-07T01:04:00Z" w16du:dateUtc="2026-01-07T01:04:00Z"/>
              </w:rPr>
            </w:pPr>
            <w:commentRangeStart w:id="52"/>
            <w:commentRangeStart w:id="53"/>
            <w:del w:id="54" w:author="Vincent Manna (vmanna)" w:date="2026-01-07T01:12:00Z">
              <w:r w:rsidDel="495510AE">
                <w:lastRenderedPageBreak/>
                <w:delText>User</w:delText>
              </w:r>
              <w:r w:rsidDel="4C8BC1DE">
                <w:delText xml:space="preserve"> </w:delText>
              </w:r>
            </w:del>
            <w:commentRangeEnd w:id="52"/>
            <w:r>
              <w:rPr>
                <w:rStyle w:val="CommentReference"/>
                <w:sz w:val="24"/>
                <w:szCs w:val="24"/>
              </w:rPr>
              <w:commentReference w:id="52"/>
            </w:r>
            <w:commentRangeEnd w:id="53"/>
            <w:r w:rsidR="00D262A9">
              <w:rPr>
                <w:rStyle w:val="CommentReference"/>
                <w:sz w:val="24"/>
                <w:szCs w:val="24"/>
              </w:rPr>
              <w:commentReference w:id="53"/>
            </w:r>
            <w:del w:id="55" w:author="Vincent Manna (vmanna)" w:date="2026-01-07T01:12:00Z">
              <w:r w:rsidDel="4C8BC1DE">
                <w:delText xml:space="preserve">asks </w:delText>
              </w:r>
              <w:r w:rsidDel="02C74708">
                <w:delText xml:space="preserve">AI Canvas </w:delText>
              </w:r>
              <w:r w:rsidDel="19046EAC">
                <w:delText>for</w:delText>
              </w:r>
              <w:r w:rsidDel="4C8BC1DE">
                <w:delText xml:space="preserve"> more information on the </w:delText>
              </w:r>
              <w:r w:rsidDel="1C68880A">
                <w:delText>detected anomaly.</w:delText>
              </w:r>
            </w:del>
            <w:commentRangeStart w:id="56"/>
            <w:ins w:id="57" w:author="Vincent Manna (vmanna)" w:date="2026-01-14T18:55:00Z">
              <w:r w:rsidR="1B17C6E1">
                <w:t>Through Cl</w:t>
              </w:r>
            </w:ins>
            <w:ins w:id="58" w:author="Vincent Manna (vmanna)" w:date="2026-01-14T18:56:00Z">
              <w:r w:rsidR="1B17C6E1">
                <w:t>oud Control, Cisco’s unified management platform,</w:t>
              </w:r>
            </w:ins>
            <w:commentRangeEnd w:id="56"/>
            <w:r>
              <w:rPr>
                <w:rStyle w:val="CommentReference"/>
                <w:sz w:val="24"/>
                <w:szCs w:val="24"/>
              </w:rPr>
              <w:commentReference w:id="56"/>
            </w:r>
          </w:p>
          <w:p w14:paraId="20F58944" w14:textId="2414610E" w:rsidR="001A6F78" w:rsidRDefault="54F3BC31" w:rsidP="4FCA1733">
            <w:pPr>
              <w:rPr>
                <w:rFonts w:ascii="Aptos" w:eastAsia="Aptos" w:hAnsi="Aptos" w:cs="Aptos"/>
                <w:color w:val="07182D"/>
              </w:rPr>
            </w:pPr>
            <w:ins w:id="59" w:author="Vincent Manna (vmanna)" w:date="2026-01-07T01:13:00Z">
              <w:r w:rsidRPr="18BF09C2">
                <w:rPr>
                  <w:rFonts w:ascii="Aptos" w:eastAsia="Aptos" w:hAnsi="Aptos" w:cs="Aptos"/>
                  <w:color w:val="07182D"/>
                </w:rPr>
                <w:t xml:space="preserve">AI Canvas opens a </w:t>
              </w:r>
            </w:ins>
            <w:ins w:id="60" w:author="Vincent Manna (vmanna)" w:date="2026-01-07T01:14:00Z">
              <w:r w:rsidRPr="18BF09C2">
                <w:rPr>
                  <w:rFonts w:ascii="Aptos" w:eastAsia="Aptos" w:hAnsi="Aptos" w:cs="Aptos"/>
                  <w:color w:val="07182D"/>
                </w:rPr>
                <w:t xml:space="preserve">window </w:t>
              </w:r>
            </w:ins>
            <w:ins w:id="61" w:author="Vincent Manna (vmanna)" w:date="2026-01-07T01:13:00Z">
              <w:r w:rsidRPr="18BF09C2">
                <w:rPr>
                  <w:rFonts w:ascii="Aptos" w:eastAsia="Aptos" w:hAnsi="Aptos" w:cs="Aptos"/>
                  <w:color w:val="07182D"/>
                </w:rPr>
                <w:t xml:space="preserve">tied to the alert. </w:t>
              </w:r>
              <w:del w:id="62" w:author="Kerri Hale (kehale)" w:date="2026-01-07T13:28:00Z">
                <w:r w:rsidRPr="18BF09C2" w:rsidDel="54F3BC31">
                  <w:rPr>
                    <w:rFonts w:ascii="Aptos" w:eastAsia="Aptos" w:hAnsi="Aptos" w:cs="Aptos"/>
                    <w:color w:val="07182D"/>
                  </w:rPr>
                  <w:delText xml:space="preserve">The user </w:delText>
                </w:r>
              </w:del>
            </w:ins>
            <w:ins w:id="63" w:author="Kerri Hale (kehale)" w:date="2026-01-07T13:01:00Z">
              <w:r w:rsidR="22C6CB07" w:rsidRPr="18BF09C2">
                <w:rPr>
                  <w:rFonts w:ascii="Aptos" w:eastAsia="Aptos" w:hAnsi="Aptos" w:cs="Aptos"/>
                  <w:color w:val="07182D"/>
                </w:rPr>
                <w:t xml:space="preserve">We can </w:t>
              </w:r>
            </w:ins>
            <w:ins w:id="64" w:author="Vincent Manna (vmanna)" w:date="2026-01-07T01:13:00Z">
              <w:r w:rsidRPr="18BF09C2">
                <w:rPr>
                  <w:rFonts w:ascii="Aptos" w:eastAsia="Aptos" w:hAnsi="Aptos" w:cs="Aptos"/>
                  <w:color w:val="07182D"/>
                </w:rPr>
                <w:t>pin</w:t>
              </w:r>
            </w:ins>
            <w:ins w:id="65" w:author="Nicklas Wagerth (nwagerth)" w:date="2026-01-13T10:26:00Z" w16du:dateUtc="2026-01-13T09:26:00Z">
              <w:r w:rsidR="006737B0">
                <w:rPr>
                  <w:rFonts w:ascii="Aptos" w:eastAsia="Aptos" w:hAnsi="Aptos" w:cs="Aptos"/>
                  <w:color w:val="07182D"/>
                </w:rPr>
                <w:t xml:space="preserve"> </w:t>
              </w:r>
            </w:ins>
            <w:ins w:id="66" w:author="Vincent Manna (vmanna)" w:date="2026-01-07T01:13:00Z">
              <w:del w:id="67" w:author="Kerri Hale (kehale)" w:date="2026-01-07T13:01:00Z">
                <w:r w:rsidRPr="18BF09C2" w:rsidDel="54F3BC31">
                  <w:rPr>
                    <w:rFonts w:ascii="Aptos" w:eastAsia="Aptos" w:hAnsi="Aptos" w:cs="Aptos"/>
                    <w:color w:val="07182D"/>
                  </w:rPr>
                  <w:delText xml:space="preserve">s </w:delText>
                </w:r>
              </w:del>
              <w:r w:rsidRPr="18BF09C2">
                <w:rPr>
                  <w:rFonts w:ascii="Aptos" w:eastAsia="Aptos" w:hAnsi="Aptos" w:cs="Aptos"/>
                  <w:color w:val="07182D"/>
                </w:rPr>
                <w:t xml:space="preserve">the </w:t>
              </w:r>
              <w:del w:id="68" w:author="Kerri Hale (kehale)" w:date="2026-01-07T13:28:00Z">
                <w:r w:rsidRPr="18BF09C2" w:rsidDel="54F3BC31">
                  <w:rPr>
                    <w:rFonts w:ascii="Aptos" w:eastAsia="Aptos" w:hAnsi="Aptos" w:cs="Aptos"/>
                    <w:color w:val="07182D"/>
                  </w:rPr>
                  <w:delText>alert</w:delText>
                </w:r>
              </w:del>
              <w:r w:rsidRPr="18BF09C2">
                <w:rPr>
                  <w:rFonts w:ascii="Aptos" w:eastAsia="Aptos" w:hAnsi="Aptos" w:cs="Aptos"/>
                  <w:color w:val="07182D"/>
                </w:rPr>
                <w:t xml:space="preserve"> details into the </w:t>
              </w:r>
              <w:r w:rsidRPr="18BF09C2">
                <w:rPr>
                  <w:rFonts w:ascii="Aptos" w:eastAsia="Aptos" w:hAnsi="Aptos" w:cs="Aptos"/>
                  <w:color w:val="07182D"/>
                </w:rPr>
                <w:lastRenderedPageBreak/>
                <w:t xml:space="preserve">Canvas so they’re captured in the timeline, </w:t>
              </w:r>
            </w:ins>
            <w:ins w:id="69" w:author="Kerri Hale (kehale)" w:date="2026-01-07T13:01:00Z">
              <w:r w:rsidR="399CEDF9" w:rsidRPr="18BF09C2">
                <w:rPr>
                  <w:rFonts w:ascii="Aptos" w:eastAsia="Aptos" w:hAnsi="Aptos" w:cs="Aptos"/>
                  <w:color w:val="07182D"/>
                </w:rPr>
                <w:t xml:space="preserve">and </w:t>
              </w:r>
            </w:ins>
            <w:ins w:id="70" w:author="Vincent Manna (vmanna)" w:date="2026-01-07T01:13:00Z">
              <w:r w:rsidRPr="18BF09C2">
                <w:rPr>
                  <w:rFonts w:ascii="Aptos" w:eastAsia="Aptos" w:hAnsi="Aptos" w:cs="Aptos"/>
                  <w:color w:val="07182D"/>
                </w:rPr>
                <w:t>then click</w:t>
              </w:r>
              <w:del w:id="71" w:author="Kerri Hale (kehale)" w:date="2026-01-07T13:01:00Z">
                <w:r w:rsidRPr="18BF09C2" w:rsidDel="54F3BC31">
                  <w:rPr>
                    <w:rFonts w:ascii="Aptos" w:eastAsia="Aptos" w:hAnsi="Aptos" w:cs="Aptos"/>
                    <w:color w:val="07182D"/>
                  </w:rPr>
                  <w:delText>s</w:delText>
                </w:r>
              </w:del>
              <w:r w:rsidRPr="18BF09C2">
                <w:rPr>
                  <w:rFonts w:ascii="Aptos" w:eastAsia="Aptos" w:hAnsi="Aptos" w:cs="Aptos"/>
                  <w:color w:val="07182D"/>
                </w:rPr>
                <w:t xml:space="preserve"> the suggested next step to pull more context on the anomaly.</w:t>
              </w:r>
            </w:ins>
          </w:p>
        </w:tc>
        <w:tc>
          <w:tcPr>
            <w:tcW w:w="834" w:type="dxa"/>
            <w:tcPrChange w:id="72" w:author="Krishnaji Panse (kpanse)" w:date="2026-01-22T07:59:00Z">
              <w:tcPr>
                <w:tcW w:w="834" w:type="dxa"/>
              </w:tcPr>
            </w:tcPrChange>
          </w:tcPr>
          <w:p w14:paraId="069FCB0D" w14:textId="77777777" w:rsidR="001A6F78" w:rsidRDefault="001A6F78"/>
        </w:tc>
      </w:tr>
      <w:tr w:rsidR="00BC7DA5" w14:paraId="6869338D" w14:textId="77777777" w:rsidTr="435767B7">
        <w:trPr>
          <w:trHeight w:val="300"/>
          <w:trPrChange w:id="73" w:author="Krishnaji Panse (kpanse)" w:date="2026-01-22T07:59:00Z">
            <w:trPr>
              <w:trHeight w:val="300"/>
            </w:trPr>
          </w:trPrChange>
        </w:trPr>
        <w:tc>
          <w:tcPr>
            <w:tcW w:w="1245" w:type="dxa"/>
            <w:tcPrChange w:id="74" w:author="Krishnaji Panse (kpanse)" w:date="2026-01-22T07:59:00Z">
              <w:tcPr>
                <w:tcW w:w="869" w:type="dxa"/>
              </w:tcPr>
            </w:tcPrChange>
          </w:tcPr>
          <w:p w14:paraId="3CBC4E92" w14:textId="324829D7" w:rsidR="006B03FD" w:rsidRDefault="006B03FD" w:rsidP="006B03FD">
            <w:r>
              <w:t>3</w:t>
            </w:r>
          </w:p>
        </w:tc>
        <w:tc>
          <w:tcPr>
            <w:tcW w:w="4772" w:type="dxa"/>
            <w:tcPrChange w:id="75" w:author="Krishnaji Panse (kpanse)" w:date="2026-01-22T07:59:00Z">
              <w:tcPr>
                <w:tcW w:w="5148" w:type="dxa"/>
              </w:tcPr>
            </w:tcPrChange>
          </w:tcPr>
          <w:p w14:paraId="6CD8820C" w14:textId="77777777" w:rsidR="006B03FD" w:rsidRPr="00C973DA" w:rsidRDefault="006B03FD" w:rsidP="006B03FD">
            <w:pPr>
              <w:rPr>
                <w:noProof/>
              </w:rPr>
            </w:pPr>
            <w:r w:rsidRPr="00C973DA">
              <w:rPr>
                <w:noProof/>
              </w:rPr>
              <w:t>AI Assistant responds</w:t>
            </w:r>
            <w:r>
              <w:rPr>
                <w:noProof/>
              </w:rPr>
              <w:t xml:space="preserve">: </w:t>
            </w:r>
            <w:r w:rsidRPr="00C973DA">
              <w:rPr>
                <w:noProof/>
              </w:rPr>
              <w:t>“Thinking…</w:t>
            </w:r>
          </w:p>
          <w:p w14:paraId="4902001E" w14:textId="3F1DB6EF" w:rsidR="006B03FD" w:rsidRPr="00C973DA" w:rsidRDefault="006B03FD" w:rsidP="006B03FD">
            <w:pPr>
              <w:rPr>
                <w:noProof/>
              </w:rPr>
            </w:pPr>
            <w:commentRangeStart w:id="76"/>
            <w:commentRangeStart w:id="77"/>
            <w:r w:rsidRPr="18BF09C2">
              <w:rPr>
                <w:noProof/>
              </w:rPr>
              <w:t>Checking with Crosswork</w:t>
            </w:r>
            <w:ins w:id="78" w:author="Eleni Palkopoulou (epalkopo)" w:date="2025-12-17T14:47:00Z">
              <w:r w:rsidR="00B468C9" w:rsidRPr="18BF09C2">
                <w:rPr>
                  <w:noProof/>
                </w:rPr>
                <w:t xml:space="preserve"> </w:t>
              </w:r>
              <w:r w:rsidR="00B468C9">
                <w:t>Network Controller</w:t>
              </w:r>
            </w:ins>
            <w:r w:rsidRPr="18BF09C2">
              <w:rPr>
                <w:noProof/>
              </w:rPr>
              <w:t xml:space="preserve"> AI. </w:t>
            </w:r>
            <w:commentRangeEnd w:id="76"/>
            <w:r w:rsidRPr="00C973DA">
              <w:rPr>
                <w:rStyle w:val="CommentReference"/>
                <w:noProof/>
                <w:sz w:val="24"/>
                <w:szCs w:val="24"/>
              </w:rPr>
              <w:commentReference w:id="76"/>
            </w:r>
            <w:commentRangeEnd w:id="77"/>
            <w:r w:rsidRPr="00C973DA">
              <w:rPr>
                <w:rStyle w:val="CommentReference"/>
                <w:noProof/>
                <w:sz w:val="24"/>
                <w:szCs w:val="24"/>
              </w:rPr>
              <w:commentReference w:id="77"/>
            </w:r>
          </w:p>
          <w:p w14:paraId="75DA85F1" w14:textId="77777777" w:rsidR="00BD19C4" w:rsidRDefault="006B03FD" w:rsidP="006B03FD">
            <w:pPr>
              <w:rPr>
                <w:noProof/>
              </w:rPr>
            </w:pPr>
            <w:r w:rsidRPr="00C973DA">
              <w:rPr>
                <w:noProof/>
              </w:rPr>
              <w:t xml:space="preserve">Fetching </w:t>
            </w:r>
            <w:r>
              <w:rPr>
                <w:noProof/>
              </w:rPr>
              <w:t>information</w:t>
            </w:r>
            <w:r w:rsidRPr="00C973DA">
              <w:rPr>
                <w:noProof/>
              </w:rPr>
              <w:t xml:space="preserve"> from </w:t>
            </w:r>
            <w:r>
              <w:rPr>
                <w:noProof/>
              </w:rPr>
              <w:t>PCA</w:t>
            </w:r>
            <w:r w:rsidR="00BD19C4">
              <w:rPr>
                <w:noProof/>
              </w:rPr>
              <w:t xml:space="preserve"> and </w:t>
            </w:r>
          </w:p>
          <w:p w14:paraId="6CCB5F2E" w14:textId="5E539B4F" w:rsidR="006B03FD" w:rsidRPr="00C973DA" w:rsidRDefault="00BD19C4" w:rsidP="006B03FD">
            <w:pPr>
              <w:rPr>
                <w:noProof/>
              </w:rPr>
            </w:pPr>
            <w:r>
              <w:rPr>
                <w:noProof/>
              </w:rPr>
              <w:t>CNC</w:t>
            </w:r>
            <w:r w:rsidR="006B03FD" w:rsidRPr="00C973DA">
              <w:rPr>
                <w:noProof/>
              </w:rPr>
              <w:t>.</w:t>
            </w:r>
          </w:p>
          <w:p w14:paraId="510F5136" w14:textId="03524FA9" w:rsidR="006B03FD" w:rsidRDefault="006B03FD" w:rsidP="006B03FD">
            <w:pPr>
              <w:rPr>
                <w:noProof/>
              </w:rPr>
            </w:pPr>
            <w:r w:rsidRPr="00C973DA">
              <w:rPr>
                <w:noProof/>
              </w:rPr>
              <w:t>Analyzing</w:t>
            </w:r>
            <w:r>
              <w:rPr>
                <w:noProof/>
              </w:rPr>
              <w:t xml:space="preserve"> </w:t>
            </w:r>
            <w:r w:rsidR="000744CD">
              <w:t xml:space="preserve">service </w:t>
            </w:r>
            <w:r w:rsidR="0066670A">
              <w:t>assurance</w:t>
            </w:r>
            <w:r w:rsidR="000744CD">
              <w:t xml:space="preserve"> graph</w:t>
            </w:r>
            <w:r w:rsidR="000822E3">
              <w:t xml:space="preserve"> from CNC</w:t>
            </w:r>
            <w:r w:rsidRPr="00980919">
              <w:t xml:space="preserve">. </w:t>
            </w:r>
            <w:r w:rsidRPr="00C973DA">
              <w:rPr>
                <w:noProof/>
              </w:rPr>
              <w:t xml:space="preserve"> </w:t>
            </w:r>
          </w:p>
          <w:p w14:paraId="5D424222" w14:textId="32B0A679" w:rsidR="0092279B" w:rsidRDefault="0092279B" w:rsidP="006B03FD">
            <w:pPr>
              <w:rPr>
                <w:noProof/>
              </w:rPr>
            </w:pPr>
            <w:r>
              <w:rPr>
                <w:noProof/>
              </w:rPr>
              <w:t xml:space="preserve">Checking for health issues </w:t>
            </w:r>
            <w:r w:rsidR="00545792">
              <w:rPr>
                <w:noProof/>
              </w:rPr>
              <w:t xml:space="preserve">on associated devices. </w:t>
            </w:r>
          </w:p>
          <w:p w14:paraId="0A73A659" w14:textId="222EA2DD" w:rsidR="00991068" w:rsidRDefault="00EB4CEB" w:rsidP="00991068">
            <w:pPr>
              <w:rPr>
                <w:noProof/>
              </w:rPr>
            </w:pPr>
            <w:r w:rsidRPr="00EB4CEB">
              <w:rPr>
                <w:noProof/>
              </w:rPr>
              <w:t>Two symptoms caus</w:t>
            </w:r>
            <w:r w:rsidR="009934E5">
              <w:rPr>
                <w:noProof/>
              </w:rPr>
              <w:t>ing</w:t>
            </w:r>
            <w:r w:rsidRPr="00EB4CEB">
              <w:rPr>
                <w:noProof/>
              </w:rPr>
              <w:t xml:space="preserve"> service health degradation</w:t>
            </w:r>
            <w:r w:rsidR="00F943B8">
              <w:rPr>
                <w:noProof/>
              </w:rPr>
              <w:t>.</w:t>
            </w:r>
            <w:r w:rsidR="00C728B3">
              <w:rPr>
                <w:noProof/>
              </w:rPr>
              <w:t xml:space="preserve"> Both seem to be correlated</w:t>
            </w:r>
            <w:r w:rsidR="00E162EF">
              <w:rPr>
                <w:noProof/>
              </w:rPr>
              <w:t xml:space="preserve"> as they are both reporting latency spikes between the same endpoints</w:t>
            </w:r>
            <w:r w:rsidR="00C124BB">
              <w:rPr>
                <w:noProof/>
              </w:rPr>
              <w:t xml:space="preserve"> (PE-A, PE-B).</w:t>
            </w:r>
          </w:p>
          <w:p w14:paraId="39973572" w14:textId="6F998BE6" w:rsidR="00736753" w:rsidRDefault="00736753" w:rsidP="00991068">
            <w:pPr>
              <w:rPr>
                <w:noProof/>
              </w:rPr>
            </w:pPr>
            <w:r>
              <w:rPr>
                <w:noProof/>
              </w:rPr>
              <w:t xml:space="preserve">Checking for </w:t>
            </w:r>
            <w:r w:rsidR="006F7D0F">
              <w:rPr>
                <w:noProof/>
              </w:rPr>
              <w:t>delay increases on the l</w:t>
            </w:r>
            <w:r w:rsidR="00C432DE">
              <w:rPr>
                <w:noProof/>
              </w:rPr>
              <w:t>inks along the service path</w:t>
            </w:r>
            <w:r w:rsidR="001B1381">
              <w:rPr>
                <w:noProof/>
              </w:rPr>
              <w:t>.</w:t>
            </w:r>
            <w:r w:rsidR="00C06164">
              <w:rPr>
                <w:noProof/>
              </w:rPr>
              <w:t xml:space="preserve"> </w:t>
            </w:r>
          </w:p>
          <w:p w14:paraId="11C15F4E" w14:textId="792B2DC1" w:rsidR="00991068" w:rsidRDefault="00991068" w:rsidP="00991068">
            <w:pPr>
              <w:rPr>
                <w:noProof/>
              </w:rPr>
            </w:pPr>
            <w:r>
              <w:rPr>
                <w:noProof/>
              </w:rPr>
              <w:t xml:space="preserve">The links along the </w:t>
            </w:r>
            <w:r w:rsidR="00667236">
              <w:rPr>
                <w:noProof/>
              </w:rPr>
              <w:t xml:space="preserve">service </w:t>
            </w:r>
            <w:r>
              <w:rPr>
                <w:noProof/>
              </w:rPr>
              <w:t xml:space="preserve">path </w:t>
            </w:r>
            <w:r w:rsidR="000140A6">
              <w:rPr>
                <w:noProof/>
              </w:rPr>
              <w:t>have</w:t>
            </w:r>
            <w:r>
              <w:rPr>
                <w:noProof/>
              </w:rPr>
              <w:t xml:space="preserve"> not experienced delay increases.</w:t>
            </w:r>
          </w:p>
          <w:p w14:paraId="7F016D4A" w14:textId="799FF9B4" w:rsidR="004064B7" w:rsidRDefault="004064B7" w:rsidP="00991068">
            <w:pPr>
              <w:rPr>
                <w:noProof/>
              </w:rPr>
            </w:pPr>
            <w:r>
              <w:rPr>
                <w:noProof/>
              </w:rPr>
              <w:t>Checking event history for associated SR policy.</w:t>
            </w:r>
          </w:p>
          <w:p w14:paraId="2239CF60" w14:textId="7E73499A" w:rsidR="000140A6" w:rsidRDefault="000140A6" w:rsidP="00991068">
            <w:pPr>
              <w:rPr>
                <w:noProof/>
              </w:rPr>
            </w:pPr>
            <w:r>
              <w:rPr>
                <w:noProof/>
              </w:rPr>
              <w:t xml:space="preserve">A path change has been identified </w:t>
            </w:r>
            <w:r w:rsidR="00984C27">
              <w:rPr>
                <w:noProof/>
              </w:rPr>
              <w:t xml:space="preserve">for the SR policy </w:t>
            </w:r>
            <w:r w:rsidR="00CF02B0">
              <w:rPr>
                <w:noProof/>
              </w:rPr>
              <w:t xml:space="preserve">within the </w:t>
            </w:r>
            <w:r w:rsidR="006502C3">
              <w:rPr>
                <w:noProof/>
              </w:rPr>
              <w:t>past hour</w:t>
            </w:r>
            <w:r w:rsidR="001E2723">
              <w:rPr>
                <w:noProof/>
              </w:rPr>
              <w:t>.</w:t>
            </w:r>
          </w:p>
          <w:p w14:paraId="7028C934" w14:textId="1F3E74C3" w:rsidR="004619FA" w:rsidRDefault="004619FA" w:rsidP="00991068">
            <w:pPr>
              <w:rPr>
                <w:noProof/>
              </w:rPr>
            </w:pPr>
            <w:r>
              <w:rPr>
                <w:noProof/>
              </w:rPr>
              <w:t xml:space="preserve">Potential reason for </w:t>
            </w:r>
            <w:r w:rsidR="0072600F">
              <w:rPr>
                <w:noProof/>
              </w:rPr>
              <w:t xml:space="preserve">path change </w:t>
            </w:r>
            <w:r w:rsidR="002C7865">
              <w:rPr>
                <w:noProof/>
              </w:rPr>
              <w:t xml:space="preserve">could be </w:t>
            </w:r>
            <w:r w:rsidR="000A6EC5">
              <w:rPr>
                <w:noProof/>
              </w:rPr>
              <w:t>a configuration change</w:t>
            </w:r>
            <w:r w:rsidR="00941C17">
              <w:rPr>
                <w:noProof/>
              </w:rPr>
              <w:t>.</w:t>
            </w:r>
          </w:p>
          <w:p w14:paraId="328C0828" w14:textId="73798020" w:rsidR="004064B7" w:rsidRPr="00C973DA" w:rsidRDefault="004064B7" w:rsidP="004064B7">
            <w:pPr>
              <w:rPr>
                <w:noProof/>
              </w:rPr>
            </w:pPr>
            <w:r>
              <w:rPr>
                <w:noProof/>
              </w:rPr>
              <w:t xml:space="preserve">Recommendation: Check for </w:t>
            </w:r>
            <w:r w:rsidR="00A50B57">
              <w:rPr>
                <w:noProof/>
              </w:rPr>
              <w:t xml:space="preserve">anomalous </w:t>
            </w:r>
            <w:r>
              <w:rPr>
                <w:noProof/>
              </w:rPr>
              <w:t>configuration changes.</w:t>
            </w:r>
          </w:p>
          <w:p w14:paraId="00FE7E32" w14:textId="77777777" w:rsidR="00991068" w:rsidRDefault="00991068" w:rsidP="006B03FD">
            <w:pPr>
              <w:rPr>
                <w:noProof/>
              </w:rPr>
            </w:pPr>
          </w:p>
          <w:p w14:paraId="53AB54DD" w14:textId="77777777" w:rsidR="006B03FD" w:rsidRDefault="006B03FD" w:rsidP="006B03FD">
            <w:pPr>
              <w:rPr>
                <w:noProof/>
              </w:rPr>
            </w:pPr>
            <w:r w:rsidRPr="00C973DA">
              <w:rPr>
                <w:noProof/>
              </w:rPr>
              <w:t>Preparing results.</w:t>
            </w:r>
          </w:p>
          <w:p w14:paraId="361D875A" w14:textId="5E6B644F" w:rsidR="00A03E72" w:rsidRDefault="008214E2" w:rsidP="00A03E72">
            <w:pPr>
              <w:rPr>
                <w:noProof/>
              </w:rPr>
            </w:pPr>
            <w:r>
              <w:rPr>
                <w:noProof/>
              </w:rPr>
              <w:t>Analyzed service assurance graph</w:t>
            </w:r>
            <w:r w:rsidR="003565FD">
              <w:rPr>
                <w:noProof/>
              </w:rPr>
              <w:t xml:space="preserve">. </w:t>
            </w:r>
            <w:r w:rsidR="007F38B9">
              <w:rPr>
                <w:noProof/>
              </w:rPr>
              <w:t>D</w:t>
            </w:r>
            <w:r w:rsidR="003565FD">
              <w:rPr>
                <w:noProof/>
              </w:rPr>
              <w:t>egradation issue</w:t>
            </w:r>
            <w:r w:rsidR="007F38B9">
              <w:rPr>
                <w:noProof/>
              </w:rPr>
              <w:t>s</w:t>
            </w:r>
            <w:r w:rsidR="003565FD">
              <w:rPr>
                <w:noProof/>
              </w:rPr>
              <w:t xml:space="preserve"> identified on the transport level.</w:t>
            </w:r>
            <w:r w:rsidR="00A03E72">
              <w:rPr>
                <w:noProof/>
              </w:rPr>
              <w:t xml:space="preserve"> A path change has been identified for the SR policy around the anomaly detection time.</w:t>
            </w:r>
          </w:p>
          <w:p w14:paraId="39C3528B" w14:textId="77777777" w:rsidR="00765C20" w:rsidRDefault="00765C20" w:rsidP="006B03FD">
            <w:pPr>
              <w:rPr>
                <w:noProof/>
              </w:rPr>
            </w:pPr>
          </w:p>
          <w:p w14:paraId="05E1BCC8" w14:textId="7847FFBC" w:rsidR="00720BDA" w:rsidRDefault="00F4385C" w:rsidP="006B03FD">
            <w:pPr>
              <w:rPr>
                <w:noProof/>
              </w:rPr>
            </w:pPr>
            <w:r>
              <w:rPr>
                <w:noProof/>
              </w:rPr>
              <w:t>Reco</w:t>
            </w:r>
            <w:r w:rsidR="00B04A16">
              <w:rPr>
                <w:noProof/>
              </w:rPr>
              <w:t>mm</w:t>
            </w:r>
            <w:r w:rsidR="001A59D7">
              <w:rPr>
                <w:noProof/>
              </w:rPr>
              <w:t>end</w:t>
            </w:r>
            <w:r w:rsidR="003F017A">
              <w:rPr>
                <w:noProof/>
              </w:rPr>
              <w:t xml:space="preserve">ation: </w:t>
            </w:r>
            <w:r w:rsidR="000B1CC7">
              <w:rPr>
                <w:noProof/>
              </w:rPr>
              <w:t xml:space="preserve">Check for </w:t>
            </w:r>
            <w:r w:rsidR="006F0DB7">
              <w:rPr>
                <w:noProof/>
              </w:rPr>
              <w:t xml:space="preserve">anomalous </w:t>
            </w:r>
            <w:r w:rsidR="000B1CC7">
              <w:rPr>
                <w:noProof/>
              </w:rPr>
              <w:t>configuration change</w:t>
            </w:r>
            <w:r w:rsidR="00397AC8">
              <w:rPr>
                <w:noProof/>
              </w:rPr>
              <w:t>s.</w:t>
            </w:r>
          </w:p>
          <w:p w14:paraId="70E28898" w14:textId="77777777" w:rsidR="00972613" w:rsidRPr="00C973DA" w:rsidRDefault="00972613" w:rsidP="006B03FD">
            <w:pPr>
              <w:rPr>
                <w:noProof/>
              </w:rPr>
            </w:pPr>
          </w:p>
          <w:p w14:paraId="12F4AFDC" w14:textId="5EB11533" w:rsidR="006B03FD" w:rsidRDefault="006B03FD" w:rsidP="006B03FD">
            <w:pPr>
              <w:rPr>
                <w:noProof/>
              </w:rPr>
            </w:pPr>
            <w:r w:rsidRPr="00C973DA">
              <w:rPr>
                <w:noProof/>
              </w:rPr>
              <w:t>”</w:t>
            </w:r>
          </w:p>
          <w:p w14:paraId="500B4930" w14:textId="77777777" w:rsidR="006B03FD" w:rsidRDefault="006B03FD" w:rsidP="006B03FD"/>
          <w:p w14:paraId="5C038E1A" w14:textId="0774319C" w:rsidR="006B03FD" w:rsidRDefault="00B43111" w:rsidP="006B03FD">
            <w:r>
              <w:t>T</w:t>
            </w:r>
            <w:r w:rsidR="006B03FD">
              <w:t xml:space="preserve">he following cards </w:t>
            </w:r>
            <w:r>
              <w:t xml:space="preserve">are added </w:t>
            </w:r>
            <w:r w:rsidR="006B03FD">
              <w:t>to the board:</w:t>
            </w:r>
          </w:p>
          <w:p w14:paraId="0F6F6938" w14:textId="77777777" w:rsidR="006B03FD" w:rsidRDefault="006B03FD" w:rsidP="006B03FD"/>
          <w:p w14:paraId="402440CA" w14:textId="77777777" w:rsidR="006B03FD" w:rsidRDefault="006B03FD" w:rsidP="006B03FD">
            <w:r>
              <w:lastRenderedPageBreak/>
              <w:t>Card-2: Line chart with delay of service &lt;service id&gt; over time (e.g., last week) – may also include baseline info here.</w:t>
            </w:r>
            <w:r w:rsidRPr="00980919">
              <w:t xml:space="preserve"> </w:t>
            </w:r>
          </w:p>
          <w:p w14:paraId="49D66F1B" w14:textId="77777777" w:rsidR="006B03FD" w:rsidRDefault="006B03FD" w:rsidP="006B03FD"/>
          <w:p w14:paraId="427143F6" w14:textId="57C531CD" w:rsidR="006B03FD" w:rsidRDefault="006B03FD" w:rsidP="006B03FD">
            <w:r>
              <w:t xml:space="preserve">Card-3: </w:t>
            </w:r>
            <w:r w:rsidR="002575C2">
              <w:t>Expanded s</w:t>
            </w:r>
            <w:r w:rsidR="00A87D85">
              <w:t xml:space="preserve">ervice </w:t>
            </w:r>
            <w:r w:rsidR="0066670A">
              <w:t>assurance</w:t>
            </w:r>
            <w:r w:rsidR="00A87D85">
              <w:t xml:space="preserve"> graph</w:t>
            </w:r>
            <w:r w:rsidR="00453EE0">
              <w:t xml:space="preserve"> showing everything “green” – except for the </w:t>
            </w:r>
            <w:r w:rsidR="007166DD">
              <w:t>path SLA node</w:t>
            </w:r>
            <w:r w:rsidR="00691011">
              <w:t xml:space="preserve"> </w:t>
            </w:r>
            <w:r w:rsidR="001434DF">
              <w:t>and the</w:t>
            </w:r>
            <w:r w:rsidR="00DB4B7C">
              <w:t xml:space="preserve"> </w:t>
            </w:r>
            <w:r w:rsidR="00B816CE">
              <w:t>PE-A</w:t>
            </w:r>
            <w:r w:rsidR="00DB4B7C">
              <w:t xml:space="preserve"> VPN node </w:t>
            </w:r>
            <w:r w:rsidR="001F687D">
              <w:t>and respective child nodes reporting symptom</w:t>
            </w:r>
            <w:r w:rsidR="002575C2">
              <w:t>s.</w:t>
            </w:r>
          </w:p>
          <w:p w14:paraId="0E491674" w14:textId="77777777" w:rsidR="006B03FD" w:rsidRDefault="006B03FD" w:rsidP="006B03FD"/>
          <w:p w14:paraId="24EF0AB4" w14:textId="77777777" w:rsidR="006B03FD" w:rsidRDefault="006B03FD" w:rsidP="006B03FD"/>
          <w:p w14:paraId="67F5DDC7" w14:textId="32938E49" w:rsidR="00FA08D7" w:rsidRDefault="006B03FD" w:rsidP="00FA08D7">
            <w:pPr>
              <w:rPr>
                <w:ins w:id="79" w:author="Eleni Palkopoulou (epalkopo)" w:date="2025-12-11T12:44:00Z" w16du:dateUtc="2025-12-11T10:44:00Z"/>
              </w:rPr>
            </w:pPr>
            <w:r>
              <w:t>Card-4</w:t>
            </w:r>
            <w:proofErr w:type="gramStart"/>
            <w:r>
              <w:t xml:space="preserve">: </w:t>
            </w:r>
            <w:ins w:id="80" w:author="Eleni Palkopoulou (epalkopo)" w:date="2025-12-11T12:33:00Z" w16du:dateUtc="2025-12-11T10:33:00Z">
              <w:r w:rsidR="00FA08D7">
                <w:t xml:space="preserve"> </w:t>
              </w:r>
            </w:ins>
            <w:r w:rsidR="00FA08D7">
              <w:t>Topology</w:t>
            </w:r>
            <w:proofErr w:type="gramEnd"/>
            <w:r w:rsidR="00FA08D7">
              <w:t xml:space="preserve"> view with traversed nodes/links highlighted in another color</w:t>
            </w:r>
            <w:r w:rsidR="00196C70">
              <w:t xml:space="preserve">. </w:t>
            </w:r>
            <w:proofErr w:type="gramStart"/>
            <w:r w:rsidR="00196C70">
              <w:t>S</w:t>
            </w:r>
            <w:r w:rsidR="00FA08D7">
              <w:t>ubset</w:t>
            </w:r>
            <w:proofErr w:type="gramEnd"/>
            <w:r w:rsidR="00FA08D7">
              <w:t xml:space="preserve"> of topology may be </w:t>
            </w:r>
            <w:r w:rsidR="004E446A">
              <w:t>shown,</w:t>
            </w:r>
            <w:r w:rsidR="00FA08D7">
              <w:t xml:space="preserve"> or node clustering may be provided.</w:t>
            </w:r>
            <w:r w:rsidR="00196C70">
              <w:t xml:space="preserve"> </w:t>
            </w:r>
            <w:r w:rsidR="00FA08D7">
              <w:t xml:space="preserve">(Note: If this is not possible, we can just show the service path without neighboring nodes) </w:t>
            </w:r>
          </w:p>
          <w:p w14:paraId="7C7CA511" w14:textId="77777777" w:rsidR="004035DE" w:rsidRDefault="004035DE" w:rsidP="00FA08D7">
            <w:pPr>
              <w:rPr>
                <w:ins w:id="81" w:author="Eleni Palkopoulou (epalkopo)" w:date="2025-12-11T12:44:00Z" w16du:dateUtc="2025-12-11T10:44:00Z"/>
              </w:rPr>
            </w:pPr>
          </w:p>
          <w:p w14:paraId="09ADE889" w14:textId="77777777" w:rsidR="004035DE" w:rsidRDefault="004035DE" w:rsidP="004035DE">
            <w:pPr>
              <w:rPr>
                <w:ins w:id="82" w:author="Eleni Palkopoulou (epalkopo)" w:date="2025-12-11T12:44:00Z" w16du:dateUtc="2025-12-11T10:44:00Z"/>
              </w:rPr>
            </w:pPr>
            <w:ins w:id="83" w:author="Eleni Palkopoulou (epalkopo)" w:date="2025-12-11T12:44:00Z" w16du:dateUtc="2025-12-11T10:44:00Z">
              <w:r>
                <w:t>Button is provided suggesting next step:</w:t>
              </w:r>
            </w:ins>
          </w:p>
          <w:p w14:paraId="1F1F1527" w14:textId="601A6EEA" w:rsidR="006B03FD" w:rsidRDefault="004035DE" w:rsidP="006B03FD">
            <w:ins w:id="84" w:author="Eleni Palkopoulou (epalkopo)" w:date="2025-12-11T12:44:00Z" w16du:dateUtc="2025-12-11T10:44:00Z">
              <w:r>
                <w:t>“Perform configuration drift detection”</w:t>
              </w:r>
            </w:ins>
          </w:p>
        </w:tc>
        <w:tc>
          <w:tcPr>
            <w:tcW w:w="2499" w:type="dxa"/>
            <w:tcPrChange w:id="85" w:author="Krishnaji Panse (kpanse)" w:date="2026-01-22T07:59:00Z">
              <w:tcPr>
                <w:tcW w:w="2499" w:type="dxa"/>
              </w:tcPr>
            </w:tcPrChange>
          </w:tcPr>
          <w:p w14:paraId="1FEE1EC6" w14:textId="429D2BBF" w:rsidR="00213131" w:rsidRDefault="5F71C21E" w:rsidP="00213131">
            <w:proofErr w:type="spellStart"/>
            <w:r>
              <w:lastRenderedPageBreak/>
              <w:t>Crosswork</w:t>
            </w:r>
            <w:proofErr w:type="spellEnd"/>
            <w:r>
              <w:t xml:space="preserve"> </w:t>
            </w:r>
            <w:ins w:id="86" w:author="Eleni Palkopoulou (epalkopo)" w:date="2025-12-17T14:44:00Z">
              <w:r w:rsidR="0F7AC89D">
                <w:t xml:space="preserve">Network Controller </w:t>
              </w:r>
            </w:ins>
            <w:r>
              <w:t xml:space="preserve">AI fetches information to analyze what’s happening along the service path. </w:t>
            </w:r>
          </w:p>
          <w:p w14:paraId="0D1F5212" w14:textId="77777777" w:rsidR="00213131" w:rsidRDefault="00213131" w:rsidP="00213131"/>
          <w:p w14:paraId="1C377318" w14:textId="2607F94A" w:rsidR="00CE1B86" w:rsidRDefault="00AC43B6" w:rsidP="00CE1B86">
            <w:pPr>
              <w:rPr>
                <w:noProof/>
              </w:rPr>
            </w:pPr>
            <w:r>
              <w:rPr>
                <w:noProof/>
              </w:rPr>
              <w:t>Based on</w:t>
            </w:r>
            <w:r w:rsidR="00CE1B86">
              <w:rPr>
                <w:noProof/>
              </w:rPr>
              <w:t xml:space="preserve"> service assurance graph</w:t>
            </w:r>
            <w:r>
              <w:rPr>
                <w:noProof/>
              </w:rPr>
              <w:t xml:space="preserve"> analysis</w:t>
            </w:r>
            <w:r w:rsidR="0051140C">
              <w:rPr>
                <w:noProof/>
              </w:rPr>
              <w:t>, d</w:t>
            </w:r>
            <w:r w:rsidR="00CE1B86">
              <w:rPr>
                <w:noProof/>
              </w:rPr>
              <w:t xml:space="preserve">egradation issues </w:t>
            </w:r>
            <w:r>
              <w:rPr>
                <w:noProof/>
              </w:rPr>
              <w:t xml:space="preserve">have been </w:t>
            </w:r>
            <w:r w:rsidR="00CE1B86">
              <w:rPr>
                <w:noProof/>
              </w:rPr>
              <w:t xml:space="preserve">identified on the transport level. </w:t>
            </w:r>
            <w:r w:rsidR="00331E55">
              <w:rPr>
                <w:noProof/>
              </w:rPr>
              <w:t>Furthermore, a</w:t>
            </w:r>
            <w:r w:rsidR="00CE1B86">
              <w:rPr>
                <w:noProof/>
              </w:rPr>
              <w:t xml:space="preserve"> path change has been </w:t>
            </w:r>
            <w:r w:rsidR="00434F1F">
              <w:rPr>
                <w:noProof/>
              </w:rPr>
              <w:t>identified</w:t>
            </w:r>
            <w:r w:rsidR="00CE1B86">
              <w:rPr>
                <w:noProof/>
              </w:rPr>
              <w:t xml:space="preserve"> around the anomaly detection time.</w:t>
            </w:r>
          </w:p>
          <w:p w14:paraId="4EB12341" w14:textId="77777777" w:rsidR="00CE1B86" w:rsidRDefault="00CE1B86" w:rsidP="00644AEA">
            <w:pPr>
              <w:rPr>
                <w:noProof/>
              </w:rPr>
            </w:pPr>
          </w:p>
          <w:p w14:paraId="3F571ED1" w14:textId="77777777" w:rsidR="00393919" w:rsidRDefault="00393919" w:rsidP="00644AEA">
            <w:pPr>
              <w:rPr>
                <w:noProof/>
              </w:rPr>
            </w:pPr>
          </w:p>
          <w:p w14:paraId="3E69A49A" w14:textId="2EB92AC6" w:rsidR="00393919" w:rsidRDefault="00045A52" w:rsidP="00644AEA">
            <w:pPr>
              <w:rPr>
                <w:noProof/>
              </w:rPr>
            </w:pPr>
            <w:r>
              <w:rPr>
                <w:noProof/>
              </w:rPr>
              <w:t>The recommendation is to check for anomalous configuration changes</w:t>
            </w:r>
            <w:r w:rsidR="00157FAC">
              <w:rPr>
                <w:noProof/>
              </w:rPr>
              <w:t xml:space="preserve"> that may have caused this</w:t>
            </w:r>
            <w:r>
              <w:rPr>
                <w:noProof/>
              </w:rPr>
              <w:t>.</w:t>
            </w:r>
          </w:p>
          <w:p w14:paraId="3C9F3CA3" w14:textId="77777777" w:rsidR="00045A52" w:rsidRDefault="00045A52" w:rsidP="00644AEA">
            <w:pPr>
              <w:rPr>
                <w:noProof/>
              </w:rPr>
            </w:pPr>
          </w:p>
          <w:p w14:paraId="067B320B" w14:textId="7575DA60" w:rsidR="006B03FD" w:rsidRDefault="006B03FD" w:rsidP="00213131"/>
        </w:tc>
        <w:tc>
          <w:tcPr>
            <w:tcW w:w="834" w:type="dxa"/>
            <w:tcPrChange w:id="87" w:author="Krishnaji Panse (kpanse)" w:date="2026-01-22T07:59:00Z">
              <w:tcPr>
                <w:tcW w:w="834" w:type="dxa"/>
              </w:tcPr>
            </w:tcPrChange>
          </w:tcPr>
          <w:p w14:paraId="3F3B7E4D" w14:textId="77777777" w:rsidR="006B03FD" w:rsidRDefault="006B03FD" w:rsidP="006B03FD"/>
        </w:tc>
      </w:tr>
      <w:tr w:rsidR="00BC7DA5" w14:paraId="40BA647B" w14:textId="77777777" w:rsidTr="435767B7">
        <w:trPr>
          <w:trHeight w:val="300"/>
          <w:trPrChange w:id="88" w:author="Krishnaji Panse (kpanse)" w:date="2026-01-22T07:59:00Z">
            <w:trPr>
              <w:trHeight w:val="300"/>
            </w:trPr>
          </w:trPrChange>
        </w:trPr>
        <w:tc>
          <w:tcPr>
            <w:tcW w:w="1245" w:type="dxa"/>
            <w:tcPrChange w:id="89" w:author="Krishnaji Panse (kpanse)" w:date="2026-01-22T07:59:00Z">
              <w:tcPr>
                <w:tcW w:w="869" w:type="dxa"/>
              </w:tcPr>
            </w:tcPrChange>
          </w:tcPr>
          <w:p w14:paraId="26EB916D" w14:textId="1579F659" w:rsidR="006B03FD" w:rsidRDefault="006B03FD" w:rsidP="006B03FD">
            <w:r>
              <w:t>4</w:t>
            </w:r>
          </w:p>
        </w:tc>
        <w:tc>
          <w:tcPr>
            <w:tcW w:w="4772" w:type="dxa"/>
            <w:tcPrChange w:id="90" w:author="Krishnaji Panse (kpanse)" w:date="2026-01-22T07:59:00Z">
              <w:tcPr>
                <w:tcW w:w="5148" w:type="dxa"/>
              </w:tcPr>
            </w:tcPrChange>
          </w:tcPr>
          <w:p w14:paraId="08D82E2A" w14:textId="77777777" w:rsidR="007C33FA" w:rsidRDefault="007C33FA" w:rsidP="007C33FA">
            <w:r w:rsidRPr="0074373D">
              <w:t xml:space="preserve">User invites </w:t>
            </w:r>
            <w:r>
              <w:t xml:space="preserve">additional </w:t>
            </w:r>
            <w:r w:rsidRPr="0074373D">
              <w:t>Operations/Engineering folks to the board – via “Share”, “Generate AI Summary”, and “Invite”.</w:t>
            </w:r>
          </w:p>
          <w:p w14:paraId="34CE2040" w14:textId="77777777" w:rsidR="007C33FA" w:rsidRDefault="007C33FA" w:rsidP="007C33FA"/>
          <w:p w14:paraId="3636B6F9" w14:textId="780364D5" w:rsidR="006B03FD" w:rsidRDefault="006B03FD" w:rsidP="006B03FD"/>
        </w:tc>
        <w:tc>
          <w:tcPr>
            <w:tcW w:w="2499" w:type="dxa"/>
            <w:tcPrChange w:id="91" w:author="Krishnaji Panse (kpanse)" w:date="2026-01-22T07:59:00Z">
              <w:tcPr>
                <w:tcW w:w="2499" w:type="dxa"/>
              </w:tcPr>
            </w:tcPrChange>
          </w:tcPr>
          <w:p w14:paraId="7E73D570" w14:textId="7D53B020" w:rsidR="00AF53B5" w:rsidRDefault="454E53C3" w:rsidP="00AF53B5">
            <w:r>
              <w:t xml:space="preserve">This isn’t the kind of issue you want to troubleshoot alone. </w:t>
            </w:r>
            <w:commentRangeStart w:id="92"/>
            <w:r w:rsidR="42F9ED8C">
              <w:t>.</w:t>
            </w:r>
            <w:commentRangeEnd w:id="92"/>
            <w:r w:rsidR="00AF53B5">
              <w:rPr>
                <w:rStyle w:val="CommentReference"/>
                <w:sz w:val="24"/>
                <w:szCs w:val="24"/>
              </w:rPr>
              <w:commentReference w:id="92"/>
            </w:r>
            <w:r w:rsidR="42F9ED8C">
              <w:t xml:space="preserve"> Let’s </w:t>
            </w:r>
            <w:r w:rsidR="345F2D4F">
              <w:t xml:space="preserve">share this board with </w:t>
            </w:r>
            <w:r w:rsidR="42F9ED8C">
              <w:t xml:space="preserve">additional folks </w:t>
            </w:r>
            <w:proofErr w:type="gramStart"/>
            <w:r w:rsidR="42F9ED8C">
              <w:t>to  work</w:t>
            </w:r>
            <w:proofErr w:type="gramEnd"/>
            <w:r w:rsidR="5839B7A3">
              <w:t xml:space="preserve"> on this</w:t>
            </w:r>
            <w:r w:rsidR="42F9ED8C">
              <w:t xml:space="preserve"> together.</w:t>
            </w:r>
          </w:p>
          <w:p w14:paraId="6C164705" w14:textId="24612F86" w:rsidR="006B03FD" w:rsidRDefault="006B03FD" w:rsidP="006B03FD"/>
        </w:tc>
        <w:tc>
          <w:tcPr>
            <w:tcW w:w="834" w:type="dxa"/>
            <w:tcPrChange w:id="93" w:author="Krishnaji Panse (kpanse)" w:date="2026-01-22T07:59:00Z">
              <w:tcPr>
                <w:tcW w:w="834" w:type="dxa"/>
              </w:tcPr>
            </w:tcPrChange>
          </w:tcPr>
          <w:p w14:paraId="2DAF7F7B" w14:textId="77777777" w:rsidR="006B03FD" w:rsidRDefault="006B03FD" w:rsidP="006B03FD"/>
        </w:tc>
      </w:tr>
      <w:tr w:rsidR="00BC7DA5" w14:paraId="62452B20" w14:textId="77777777" w:rsidTr="435767B7">
        <w:trPr>
          <w:trHeight w:val="300"/>
          <w:trPrChange w:id="94" w:author="Krishnaji Panse (kpanse)" w:date="2026-01-22T07:59:00Z">
            <w:trPr>
              <w:trHeight w:val="300"/>
            </w:trPr>
          </w:trPrChange>
        </w:trPr>
        <w:tc>
          <w:tcPr>
            <w:tcW w:w="1245" w:type="dxa"/>
            <w:tcPrChange w:id="95" w:author="Krishnaji Panse (kpanse)" w:date="2026-01-22T07:59:00Z">
              <w:tcPr>
                <w:tcW w:w="869" w:type="dxa"/>
              </w:tcPr>
            </w:tcPrChange>
          </w:tcPr>
          <w:p w14:paraId="6866B9AE" w14:textId="4EB897F2" w:rsidR="006B03FD" w:rsidRDefault="00351B56" w:rsidP="006B03FD">
            <w:del w:id="96" w:author="Eleni Palkopoulou (epalkopo)" w:date="2025-12-11T13:19:00Z" w16du:dateUtc="2025-12-11T11:19:00Z">
              <w:r w:rsidDel="004117F6">
                <w:delText>5</w:delText>
              </w:r>
            </w:del>
          </w:p>
        </w:tc>
        <w:tc>
          <w:tcPr>
            <w:tcW w:w="4772" w:type="dxa"/>
            <w:tcPrChange w:id="97" w:author="Krishnaji Panse (kpanse)" w:date="2026-01-22T07:59:00Z">
              <w:tcPr>
                <w:tcW w:w="5148" w:type="dxa"/>
              </w:tcPr>
            </w:tcPrChange>
          </w:tcPr>
          <w:p w14:paraId="4A735D68" w14:textId="5FA4EAEC" w:rsidR="006B03FD" w:rsidDel="008439A9" w:rsidRDefault="00EB3F8C" w:rsidP="006B03FD">
            <w:pPr>
              <w:rPr>
                <w:del w:id="98" w:author="Eleni Palkopoulou (epalkopo)" w:date="2025-12-11T12:34:00Z" w16du:dateUtc="2025-12-11T10:34:00Z"/>
              </w:rPr>
            </w:pPr>
            <w:del w:id="99" w:author="Eleni Palkopoulou (epalkopo)" w:date="2025-12-11T12:34:00Z" w16du:dateUtc="2025-12-11T10:34:00Z">
              <w:r w:rsidDel="008439A9">
                <w:delText>(</w:delText>
              </w:r>
              <w:r w:rsidR="00A87D85" w:rsidDel="008439A9">
                <w:delText>Ge</w:delText>
              </w:r>
              <w:r w:rsidR="00B7112F" w:rsidDel="008439A9">
                <w:delText>t</w:delText>
              </w:r>
              <w:r w:rsidR="006B03FD" w:rsidDel="008439A9">
                <w:delText xml:space="preserve"> a </w:delText>
              </w:r>
              <w:commentRangeStart w:id="100"/>
              <w:commentRangeStart w:id="101"/>
              <w:r w:rsidR="006B03FD" w:rsidDel="008439A9">
                <w:delText>topology view</w:delText>
              </w:r>
              <w:commentRangeEnd w:id="100"/>
              <w:r w:rsidR="006B03FD" w:rsidDel="008439A9">
                <w:rPr>
                  <w:rStyle w:val="CommentReference"/>
                  <w:sz w:val="24"/>
                  <w:szCs w:val="24"/>
                </w:rPr>
                <w:commentReference w:id="100"/>
              </w:r>
              <w:commentRangeEnd w:id="101"/>
              <w:r w:rsidR="00FC0EAC" w:rsidDel="008439A9">
                <w:rPr>
                  <w:rStyle w:val="CommentReference"/>
                  <w:sz w:val="24"/>
                  <w:szCs w:val="24"/>
                </w:rPr>
                <w:commentReference w:id="101"/>
              </w:r>
              <w:r w:rsidDel="008439A9">
                <w:delText>.)</w:delText>
              </w:r>
            </w:del>
          </w:p>
          <w:p w14:paraId="2FE540CC" w14:textId="77777777" w:rsidR="00EB3F8C" w:rsidRDefault="00EB3F8C" w:rsidP="006B03FD"/>
          <w:p w14:paraId="7D0214F9" w14:textId="61146005" w:rsidR="005400C2" w:rsidRDefault="00EB3F8C" w:rsidP="00EB3F8C">
            <w:pPr>
              <w:rPr>
                <w:ins w:id="102" w:author="Eleni Palkopoulou (epalkopo)" w:date="2025-12-10T17:04:00Z" w16du:dateUtc="2025-12-10T15:04:00Z"/>
              </w:rPr>
            </w:pPr>
            <w:del w:id="103" w:author="Eleni Palkopoulou (epalkopo)" w:date="2025-12-11T10:46:00Z" w16du:dateUtc="2025-12-11T08:46:00Z">
              <w:r w:rsidDel="006F4611">
                <w:delText>User types: “Can you show me where this is in the network topology?”</w:delText>
              </w:r>
            </w:del>
          </w:p>
          <w:p w14:paraId="29E36547" w14:textId="4F01A0EE" w:rsidR="008138E4" w:rsidDel="00EC3B85" w:rsidRDefault="008138E4" w:rsidP="00EB3F8C">
            <w:pPr>
              <w:rPr>
                <w:del w:id="104" w:author="Eleni Palkopoulou (epalkopo)" w:date="2025-12-11T12:24:00Z" w16du:dateUtc="2025-12-11T10:24:00Z"/>
              </w:rPr>
            </w:pPr>
            <w:del w:id="105" w:author="Eleni Palkopoulou (epalkopo)" w:date="2025-12-11T12:24:00Z" w16du:dateUtc="2025-12-11T10:24:00Z">
              <w:r w:rsidDel="00EC3B85">
                <w:delText>User responds: “Yes”</w:delText>
              </w:r>
            </w:del>
          </w:p>
          <w:p w14:paraId="075EF751" w14:textId="77777777" w:rsidR="00EF247C" w:rsidRDefault="00EF247C" w:rsidP="00EB3F8C">
            <w:pPr>
              <w:rPr>
                <w:ins w:id="106" w:author="Eleni Palkopoulou (epalkopo)" w:date="2025-12-11T12:40:00Z" w16du:dateUtc="2025-12-11T10:40:00Z"/>
              </w:rPr>
            </w:pPr>
          </w:p>
          <w:p w14:paraId="0E849A99" w14:textId="68E19F9A" w:rsidR="006546A2" w:rsidDel="00640297" w:rsidRDefault="006546A2" w:rsidP="00EB3F8C">
            <w:pPr>
              <w:rPr>
                <w:del w:id="107" w:author="Eleni Palkopoulou (epalkopo)" w:date="2025-12-11T13:09:00Z" w16du:dateUtc="2025-12-11T11:09:00Z"/>
              </w:rPr>
            </w:pPr>
          </w:p>
          <w:p w14:paraId="55C8BAE8" w14:textId="5B2A3C7B" w:rsidR="00EB3F8C" w:rsidDel="00640297" w:rsidRDefault="00EB3F8C" w:rsidP="00EB3F8C">
            <w:pPr>
              <w:rPr>
                <w:del w:id="108" w:author="Eleni Palkopoulou (epalkopo)" w:date="2025-12-11T13:09:00Z" w16du:dateUtc="2025-12-11T11:09:00Z"/>
              </w:rPr>
            </w:pPr>
          </w:p>
          <w:p w14:paraId="10B72868" w14:textId="63AA1723" w:rsidR="00EB3F8C" w:rsidRPr="00C973DA" w:rsidDel="00640297" w:rsidRDefault="00EB3F8C" w:rsidP="00EB3F8C">
            <w:pPr>
              <w:rPr>
                <w:del w:id="109" w:author="Eleni Palkopoulou (epalkopo)" w:date="2025-12-11T13:09:00Z" w16du:dateUtc="2025-12-11T11:09:00Z"/>
                <w:noProof/>
              </w:rPr>
            </w:pPr>
            <w:del w:id="110" w:author="Eleni Palkopoulou (epalkopo)" w:date="2025-12-11T13:09:00Z" w16du:dateUtc="2025-12-11T11:09:00Z">
              <w:r w:rsidRPr="00C973DA" w:rsidDel="00640297">
                <w:rPr>
                  <w:noProof/>
                </w:rPr>
                <w:delText>AI Assistant responds</w:delText>
              </w:r>
              <w:r w:rsidDel="00640297">
                <w:rPr>
                  <w:noProof/>
                </w:rPr>
                <w:delText xml:space="preserve">: </w:delText>
              </w:r>
              <w:r w:rsidRPr="00C973DA" w:rsidDel="00640297">
                <w:rPr>
                  <w:noProof/>
                </w:rPr>
                <w:delText>“Thinking…</w:delText>
              </w:r>
            </w:del>
          </w:p>
          <w:p w14:paraId="5D95D441" w14:textId="0F46919A" w:rsidR="00EB3F8C" w:rsidRPr="00C973DA" w:rsidDel="00640297" w:rsidRDefault="00EB3F8C" w:rsidP="00EB3F8C">
            <w:pPr>
              <w:rPr>
                <w:del w:id="111" w:author="Eleni Palkopoulou (epalkopo)" w:date="2025-12-11T13:09:00Z" w16du:dateUtc="2025-12-11T11:09:00Z"/>
                <w:noProof/>
              </w:rPr>
            </w:pPr>
            <w:del w:id="112" w:author="Eleni Palkopoulou (epalkopo)" w:date="2025-12-11T13:09:00Z" w16du:dateUtc="2025-12-11T11:09:00Z">
              <w:r w:rsidRPr="00C973DA" w:rsidDel="00640297">
                <w:rPr>
                  <w:noProof/>
                </w:rPr>
                <w:delText xml:space="preserve">Checking with Crosswork AI. </w:delText>
              </w:r>
            </w:del>
          </w:p>
          <w:p w14:paraId="57FC9D79" w14:textId="3F2404F3" w:rsidR="00EB3F8C" w:rsidRPr="00C973DA" w:rsidDel="00640297" w:rsidRDefault="00EB3F8C" w:rsidP="00EB3F8C">
            <w:pPr>
              <w:rPr>
                <w:del w:id="113" w:author="Eleni Palkopoulou (epalkopo)" w:date="2025-12-11T13:09:00Z" w16du:dateUtc="2025-12-11T11:09:00Z"/>
                <w:noProof/>
              </w:rPr>
            </w:pPr>
            <w:del w:id="114" w:author="Eleni Palkopoulou (epalkopo)" w:date="2025-12-11T13:09:00Z" w16du:dateUtc="2025-12-11T11:09:00Z">
              <w:r w:rsidRPr="00C973DA" w:rsidDel="00640297">
                <w:rPr>
                  <w:noProof/>
                </w:rPr>
                <w:delText xml:space="preserve">Fetching </w:delText>
              </w:r>
              <w:r w:rsidDel="00640297">
                <w:rPr>
                  <w:noProof/>
                </w:rPr>
                <w:delText>information</w:delText>
              </w:r>
              <w:r w:rsidRPr="00C973DA" w:rsidDel="00640297">
                <w:rPr>
                  <w:noProof/>
                </w:rPr>
                <w:delText xml:space="preserve"> from </w:delText>
              </w:r>
              <w:r w:rsidDel="00640297">
                <w:rPr>
                  <w:noProof/>
                </w:rPr>
                <w:delText>CNC</w:delText>
              </w:r>
              <w:r w:rsidRPr="00C973DA" w:rsidDel="00640297">
                <w:rPr>
                  <w:noProof/>
                </w:rPr>
                <w:delText>.</w:delText>
              </w:r>
            </w:del>
          </w:p>
          <w:p w14:paraId="11321F53" w14:textId="63DEAF0C" w:rsidR="00EB3F8C" w:rsidRPr="00C973DA" w:rsidDel="00640297" w:rsidRDefault="00EB3F8C" w:rsidP="00EB3F8C">
            <w:pPr>
              <w:rPr>
                <w:del w:id="115" w:author="Eleni Palkopoulou (epalkopo)" w:date="2025-12-11T13:09:00Z" w16du:dateUtc="2025-12-11T11:09:00Z"/>
                <w:noProof/>
              </w:rPr>
            </w:pPr>
            <w:del w:id="116" w:author="Eleni Palkopoulou (epalkopo)" w:date="2025-12-11T13:09:00Z" w16du:dateUtc="2025-12-11T11:09:00Z">
              <w:r w:rsidRPr="00C973DA" w:rsidDel="00640297">
                <w:rPr>
                  <w:noProof/>
                </w:rPr>
                <w:delText>Preparing results.</w:delText>
              </w:r>
            </w:del>
          </w:p>
          <w:p w14:paraId="4AE86A00" w14:textId="70EE5837" w:rsidR="00EB3F8C" w:rsidDel="00640297" w:rsidRDefault="00EB3F8C" w:rsidP="00EB3F8C">
            <w:pPr>
              <w:rPr>
                <w:del w:id="117" w:author="Eleni Palkopoulou (epalkopo)" w:date="2025-12-11T13:09:00Z" w16du:dateUtc="2025-12-11T11:09:00Z"/>
                <w:noProof/>
              </w:rPr>
            </w:pPr>
            <w:del w:id="118" w:author="Eleni Palkopoulou (epalkopo)" w:date="2025-12-11T13:09:00Z" w16du:dateUtc="2025-12-11T11:09:00Z">
              <w:r w:rsidDel="00640297">
                <w:rPr>
                  <w:noProof/>
                </w:rPr>
                <w:delText>Service &lt;service id&gt; path is highlighted in the network topology.”</w:delText>
              </w:r>
            </w:del>
          </w:p>
          <w:p w14:paraId="51A7E25C" w14:textId="02BB35AA" w:rsidR="00C215C8" w:rsidDel="00640297" w:rsidRDefault="00C215C8" w:rsidP="00EB3F8C">
            <w:pPr>
              <w:rPr>
                <w:del w:id="119" w:author="Eleni Palkopoulou (epalkopo)" w:date="2025-12-11T13:09:00Z" w16du:dateUtc="2025-12-11T11:09:00Z"/>
                <w:noProof/>
              </w:rPr>
            </w:pPr>
          </w:p>
          <w:p w14:paraId="63876013" w14:textId="486508C8" w:rsidR="00C215C8" w:rsidDel="00640297" w:rsidRDefault="00B43111" w:rsidP="00C215C8">
            <w:pPr>
              <w:rPr>
                <w:del w:id="120" w:author="Eleni Palkopoulou (epalkopo)" w:date="2025-12-11T13:09:00Z" w16du:dateUtc="2025-12-11T11:09:00Z"/>
              </w:rPr>
            </w:pPr>
            <w:del w:id="121" w:author="Eleni Palkopoulou (epalkopo)" w:date="2025-12-11T13:09:00Z" w16du:dateUtc="2025-12-11T11:09:00Z">
              <w:r w:rsidDel="00640297">
                <w:delText>T</w:delText>
              </w:r>
              <w:r w:rsidR="00C215C8" w:rsidDel="00640297">
                <w:delText>he following cards</w:delText>
              </w:r>
              <w:r w:rsidDel="00640297">
                <w:delText xml:space="preserve"> are added</w:delText>
              </w:r>
              <w:r w:rsidR="00C215C8" w:rsidDel="00640297">
                <w:delText xml:space="preserve"> to the board:</w:delText>
              </w:r>
            </w:del>
          </w:p>
          <w:p w14:paraId="5B7D9463" w14:textId="670ECAAD" w:rsidR="00C215C8" w:rsidRDefault="00C215C8" w:rsidP="00C215C8">
            <w:del w:id="122" w:author="Eleni Palkopoulou (epalkopo)" w:date="2025-12-11T13:09:00Z" w16du:dateUtc="2025-12-11T11:09:00Z">
              <w:r w:rsidDel="00640297">
                <w:lastRenderedPageBreak/>
                <w:delText xml:space="preserve">Card-5: </w:delText>
              </w:r>
            </w:del>
            <w:del w:id="123" w:author="Eleni Palkopoulou (epalkopo)" w:date="2025-12-11T12:45:00Z" w16du:dateUtc="2025-12-11T10:45:00Z">
              <w:r w:rsidDel="003E5C99">
                <w:delText>Topology view with traversed nodes/links highlighted in another color (subset of topology may be shown or node clustering may be provided).</w:delText>
              </w:r>
            </w:del>
          </w:p>
          <w:p w14:paraId="7BB291D9" w14:textId="77777777" w:rsidR="00C215C8" w:rsidRDefault="00C215C8" w:rsidP="00C215C8"/>
          <w:p w14:paraId="0C9223A7" w14:textId="0D266C9A" w:rsidR="00C215C8" w:rsidRDefault="00C215C8" w:rsidP="00C215C8">
            <w:pPr>
              <w:rPr>
                <w:ins w:id="124" w:author="Eleni Palkopoulou (epalkopo)" w:date="2025-12-11T13:10:00Z" w16du:dateUtc="2025-12-11T11:10:00Z"/>
              </w:rPr>
            </w:pPr>
            <w:del w:id="125" w:author="Eleni Palkopoulou (epalkopo)" w:date="2025-12-11T12:45:00Z" w16du:dateUtc="2025-12-11T10:45:00Z">
              <w:r w:rsidDel="003E5C99">
                <w:delText>(Note: If this is not possible, we can just show the service path without neighboring nodes)</w:delText>
              </w:r>
            </w:del>
            <w:r>
              <w:t xml:space="preserve"> </w:t>
            </w:r>
          </w:p>
          <w:p w14:paraId="45D75BCD" w14:textId="77777777" w:rsidR="00805498" w:rsidRDefault="00805498" w:rsidP="00C215C8">
            <w:pPr>
              <w:rPr>
                <w:ins w:id="126" w:author="Eleni Palkopoulou (epalkopo)" w:date="2025-12-11T13:10:00Z" w16du:dateUtc="2025-12-11T11:10:00Z"/>
              </w:rPr>
            </w:pPr>
          </w:p>
          <w:p w14:paraId="1723C311" w14:textId="77777777" w:rsidR="00805498" w:rsidRDefault="00805498" w:rsidP="00C215C8"/>
          <w:p w14:paraId="1749C65D" w14:textId="77777777" w:rsidR="00C215C8" w:rsidRDefault="00C215C8" w:rsidP="00EB3F8C">
            <w:pPr>
              <w:rPr>
                <w:noProof/>
              </w:rPr>
            </w:pPr>
          </w:p>
          <w:p w14:paraId="47EE4484" w14:textId="3BA7AA57" w:rsidR="00EB3F8C" w:rsidRDefault="00EB3F8C" w:rsidP="006B03FD"/>
        </w:tc>
        <w:tc>
          <w:tcPr>
            <w:tcW w:w="2499" w:type="dxa"/>
            <w:tcPrChange w:id="127" w:author="Krishnaji Panse (kpanse)" w:date="2026-01-22T07:59:00Z">
              <w:tcPr>
                <w:tcW w:w="2499" w:type="dxa"/>
              </w:tcPr>
            </w:tcPrChange>
          </w:tcPr>
          <w:p w14:paraId="3A83A5DF" w14:textId="4478E95E" w:rsidR="00ED64F9" w:rsidRDefault="006B03FD" w:rsidP="006B03FD">
            <w:pPr>
              <w:rPr>
                <w:ins w:id="128" w:author="Eleni Palkopoulou (epalkopo)" w:date="2025-12-11T13:10:00Z" w16du:dateUtc="2025-12-11T11:10:00Z"/>
              </w:rPr>
            </w:pPr>
            <w:del w:id="129" w:author="Eleni Palkopoulou (epalkopo)" w:date="2025-12-11T13:10:00Z" w16du:dateUtc="2025-12-11T11:10:00Z">
              <w:r w:rsidDel="00ED64F9">
                <w:lastRenderedPageBreak/>
                <w:delText xml:space="preserve">Now you </w:delText>
              </w:r>
            </w:del>
            <w:del w:id="130" w:author="Eleni Palkopoulou (epalkopo)" w:date="2025-12-11T12:48:00Z" w16du:dateUtc="2025-12-11T10:48:00Z">
              <w:r w:rsidDel="00101745">
                <w:delText xml:space="preserve">ask for </w:delText>
              </w:r>
            </w:del>
            <w:del w:id="131" w:author="Eleni Palkopoulou (epalkopo)" w:date="2025-12-11T12:47:00Z" w16du:dateUtc="2025-12-11T10:47:00Z">
              <w:r w:rsidDel="000C7089">
                <w:delText xml:space="preserve">a topology view to get a feel for what part of the network is being </w:delText>
              </w:r>
              <w:commentRangeStart w:id="132"/>
              <w:commentRangeStart w:id="133"/>
              <w:r w:rsidDel="000C7089">
                <w:delText>impacted</w:delText>
              </w:r>
              <w:commentRangeEnd w:id="132"/>
              <w:r w:rsidDel="000C7089">
                <w:rPr>
                  <w:rStyle w:val="CommentReference"/>
                  <w:sz w:val="24"/>
                  <w:szCs w:val="24"/>
                </w:rPr>
                <w:commentReference w:id="132"/>
              </w:r>
              <w:commentRangeEnd w:id="133"/>
              <w:r w:rsidR="00634CEC" w:rsidDel="000C7089">
                <w:rPr>
                  <w:rStyle w:val="CommentReference"/>
                  <w:sz w:val="24"/>
                  <w:szCs w:val="24"/>
                </w:rPr>
                <w:commentReference w:id="133"/>
              </w:r>
              <w:r w:rsidDel="000C7089">
                <w:delText>.</w:delText>
              </w:r>
            </w:del>
            <w:ins w:id="134" w:author="Eleni Palkopoulou (epalkopo)" w:date="2025-12-11T12:47:00Z" w16du:dateUtc="2025-12-11T10:47:00Z">
              <w:r w:rsidR="000C7089">
                <w:t xml:space="preserve"> </w:t>
              </w:r>
            </w:ins>
          </w:p>
          <w:p w14:paraId="34D9648C" w14:textId="77777777" w:rsidR="00ED64F9" w:rsidRDefault="00ED64F9" w:rsidP="006B03FD">
            <w:pPr>
              <w:rPr>
                <w:ins w:id="135" w:author="Eleni Palkopoulou (epalkopo)" w:date="2025-12-11T13:10:00Z" w16du:dateUtc="2025-12-11T11:10:00Z"/>
              </w:rPr>
            </w:pPr>
          </w:p>
          <w:p w14:paraId="1AC762E8" w14:textId="18C90F62" w:rsidR="006B03FD" w:rsidRDefault="006B03FD" w:rsidP="006B03FD"/>
        </w:tc>
        <w:tc>
          <w:tcPr>
            <w:tcW w:w="834" w:type="dxa"/>
            <w:tcPrChange w:id="136" w:author="Krishnaji Panse (kpanse)" w:date="2026-01-22T07:59:00Z">
              <w:tcPr>
                <w:tcW w:w="834" w:type="dxa"/>
              </w:tcPr>
            </w:tcPrChange>
          </w:tcPr>
          <w:p w14:paraId="6E2A27C9" w14:textId="77777777" w:rsidR="006B03FD" w:rsidRDefault="006B03FD" w:rsidP="006B03FD"/>
        </w:tc>
      </w:tr>
      <w:tr w:rsidR="00BC7DA5" w14:paraId="351D8DAB" w14:textId="77777777" w:rsidTr="435767B7">
        <w:trPr>
          <w:trHeight w:val="300"/>
          <w:trPrChange w:id="137" w:author="Krishnaji Panse (kpanse)" w:date="2026-01-22T07:59:00Z">
            <w:trPr>
              <w:trHeight w:val="300"/>
            </w:trPr>
          </w:trPrChange>
        </w:trPr>
        <w:tc>
          <w:tcPr>
            <w:tcW w:w="1245" w:type="dxa"/>
            <w:tcPrChange w:id="138" w:author="Krishnaji Panse (kpanse)" w:date="2026-01-22T07:59:00Z">
              <w:tcPr>
                <w:tcW w:w="869" w:type="dxa"/>
              </w:tcPr>
            </w:tcPrChange>
          </w:tcPr>
          <w:p w14:paraId="05DF17B7" w14:textId="6A8FDF02" w:rsidR="006B03FD" w:rsidRDefault="007A6BB1" w:rsidP="006B03FD">
            <w:del w:id="139" w:author="Eleni Palkopoulou (epalkopo)" w:date="2025-12-11T13:19:00Z" w16du:dateUtc="2025-12-11T11:19:00Z">
              <w:r w:rsidDel="004117F6">
                <w:delText>6</w:delText>
              </w:r>
            </w:del>
          </w:p>
        </w:tc>
        <w:tc>
          <w:tcPr>
            <w:tcW w:w="4772" w:type="dxa"/>
            <w:tcPrChange w:id="140" w:author="Krishnaji Panse (kpanse)" w:date="2026-01-22T07:59:00Z">
              <w:tcPr>
                <w:tcW w:w="5148" w:type="dxa"/>
              </w:tcPr>
            </w:tcPrChange>
          </w:tcPr>
          <w:p w14:paraId="48FFDBB4" w14:textId="3C68251F" w:rsidR="0001390B" w:rsidDel="00B064ED" w:rsidRDefault="0001390B" w:rsidP="006B03FD">
            <w:pPr>
              <w:rPr>
                <w:del w:id="141" w:author="Eleni Palkopoulou (epalkopo)" w:date="2025-12-11T12:26:00Z" w16du:dateUtc="2025-12-11T10:26:00Z"/>
              </w:rPr>
            </w:pPr>
            <w:del w:id="142" w:author="Eleni Palkopoulou (epalkopo)" w:date="2025-12-11T12:26:00Z" w16du:dateUtc="2025-12-11T10:26:00Z">
              <w:r w:rsidDel="00B064ED">
                <w:delText>(</w:delText>
              </w:r>
              <w:r w:rsidR="006B03FD" w:rsidDel="00B064ED">
                <w:delText>Type a query to ServiceNow</w:delText>
              </w:r>
              <w:r w:rsidR="0092743F" w:rsidDel="00B064ED">
                <w:delText xml:space="preserve"> -</w:delText>
              </w:r>
            </w:del>
          </w:p>
          <w:p w14:paraId="3F7EC15A" w14:textId="0264ED68" w:rsidR="0001390B" w:rsidDel="00B064ED" w:rsidRDefault="0001390B" w:rsidP="0001390B">
            <w:pPr>
              <w:rPr>
                <w:del w:id="143" w:author="Eleni Palkopoulou (epalkopo)" w:date="2025-12-11T12:26:00Z" w16du:dateUtc="2025-12-11T10:26:00Z"/>
              </w:rPr>
            </w:pPr>
            <w:del w:id="144" w:author="Eleni Palkopoulou (epalkopo)" w:date="2025-12-11T12:26:00Z" w16du:dateUtc="2025-12-11T10:26:00Z">
              <w:r w:rsidDel="00B064ED">
                <w:delText>assuming AI Canvas supports ServiceNow integration)</w:delText>
              </w:r>
            </w:del>
          </w:p>
          <w:p w14:paraId="7CCC7AE0" w14:textId="74F46BC5" w:rsidR="0001390B" w:rsidDel="00B064ED" w:rsidRDefault="0001390B" w:rsidP="0001390B">
            <w:pPr>
              <w:rPr>
                <w:del w:id="145" w:author="Eleni Palkopoulou (epalkopo)" w:date="2025-12-11T12:26:00Z" w16du:dateUtc="2025-12-11T10:26:00Z"/>
              </w:rPr>
            </w:pPr>
          </w:p>
          <w:p w14:paraId="4B92D3C4" w14:textId="5FD75F3A" w:rsidR="0001390B" w:rsidDel="00B064ED" w:rsidRDefault="0001390B" w:rsidP="0001390B">
            <w:pPr>
              <w:rPr>
                <w:del w:id="146" w:author="Eleni Palkopoulou (epalkopo)" w:date="2025-12-11T12:26:00Z" w16du:dateUtc="2025-12-11T10:26:00Z"/>
              </w:rPr>
            </w:pPr>
            <w:del w:id="147" w:author="Eleni Palkopoulou (epalkopo)" w:date="2025-12-11T12:26:00Z" w16du:dateUtc="2025-12-11T10:26:00Z">
              <w:r w:rsidDel="00B064ED">
                <w:delText xml:space="preserve">User types: </w:delText>
              </w:r>
            </w:del>
          </w:p>
          <w:p w14:paraId="55D253AA" w14:textId="10DCE8E1" w:rsidR="006B03FD" w:rsidDel="00B064ED" w:rsidRDefault="0001390B" w:rsidP="0001390B">
            <w:pPr>
              <w:rPr>
                <w:del w:id="148" w:author="Eleni Palkopoulou (epalkopo)" w:date="2025-12-11T12:26:00Z" w16du:dateUtc="2025-12-11T10:26:00Z"/>
              </w:rPr>
            </w:pPr>
            <w:del w:id="149" w:author="Eleni Palkopoulou (epalkopo)" w:date="2025-12-11T12:26:00Z" w16du:dateUtc="2025-12-11T10:26:00Z">
              <w:r w:rsidDel="00B064ED">
                <w:delText>“Are there any ServiceNow tickets with configuration changes to devices in the past hour?”</w:delText>
              </w:r>
              <w:r w:rsidR="006B03FD" w:rsidDel="00B064ED">
                <w:delText xml:space="preserve"> </w:delText>
              </w:r>
            </w:del>
          </w:p>
          <w:p w14:paraId="63054701" w14:textId="05DEC37A" w:rsidR="000E7836" w:rsidDel="00B064ED" w:rsidRDefault="000E7836" w:rsidP="0001390B">
            <w:pPr>
              <w:rPr>
                <w:del w:id="150" w:author="Eleni Palkopoulou (epalkopo)" w:date="2025-12-11T12:26:00Z" w16du:dateUtc="2025-12-11T10:26:00Z"/>
              </w:rPr>
            </w:pPr>
          </w:p>
          <w:p w14:paraId="0992149B" w14:textId="1D2D461B" w:rsidR="000E7836" w:rsidDel="00B064ED" w:rsidRDefault="000E7836" w:rsidP="0001390B">
            <w:pPr>
              <w:rPr>
                <w:del w:id="151" w:author="Eleni Palkopoulou (epalkopo)" w:date="2025-12-11T12:26:00Z" w16du:dateUtc="2025-12-11T10:26:00Z"/>
              </w:rPr>
            </w:pPr>
            <w:del w:id="152" w:author="Eleni Palkopoulou (epalkopo)" w:date="2025-12-11T12:26:00Z" w16du:dateUtc="2025-12-11T10:26:00Z">
              <w:r w:rsidDel="00B064ED">
                <w:delText xml:space="preserve">Alternative: </w:delText>
              </w:r>
              <w:r w:rsidR="00CC4EAA" w:rsidDel="00B064ED">
                <w:delText>AI Canvas</w:delText>
              </w:r>
              <w:r w:rsidR="00541253" w:rsidDel="00B064ED">
                <w:delText xml:space="preserve"> suggest</w:delText>
              </w:r>
              <w:r w:rsidR="00D045C4" w:rsidDel="00B064ED">
                <w:delText>s</w:delText>
              </w:r>
              <w:r w:rsidR="00F247DB" w:rsidDel="00B064ED">
                <w:delText>: “Would you like to che</w:delText>
              </w:r>
              <w:r w:rsidR="00EE3CFA" w:rsidDel="00B064ED">
                <w:delText xml:space="preserve">ck for </w:delText>
              </w:r>
              <w:r w:rsidR="00E75452" w:rsidDel="00B064ED">
                <w:delText>ServiceNow tickets with</w:delText>
              </w:r>
              <w:r w:rsidR="00EE3CFA" w:rsidDel="00B064ED">
                <w:delText xml:space="preserve"> configuration cha</w:delText>
              </w:r>
              <w:r w:rsidR="00E75452" w:rsidDel="00B064ED">
                <w:delText>nges</w:delText>
              </w:r>
              <w:r w:rsidR="00991785" w:rsidDel="00B064ED">
                <w:delText xml:space="preserve"> in the past hour?”</w:delText>
              </w:r>
            </w:del>
          </w:p>
          <w:p w14:paraId="734308D9" w14:textId="77777777" w:rsidR="00991785" w:rsidRDefault="00991785" w:rsidP="0001390B">
            <w:pPr>
              <w:rPr>
                <w:ins w:id="153" w:author="Eleni Palkopoulou (epalkopo)" w:date="2025-12-11T12:29:00Z" w16du:dateUtc="2025-12-11T10:29:00Z"/>
              </w:rPr>
            </w:pPr>
            <w:del w:id="154" w:author="Eleni Palkopoulou (epalkopo)" w:date="2025-12-11T12:26:00Z" w16du:dateUtc="2025-12-11T10:26:00Z">
              <w:r w:rsidDel="00B064ED">
                <w:delText>User responds: “Yes, please check.</w:delText>
              </w:r>
            </w:del>
          </w:p>
          <w:p w14:paraId="5A9D87FE" w14:textId="66D5497B" w:rsidR="005701EB" w:rsidRDefault="005701EB" w:rsidP="00F61329"/>
        </w:tc>
        <w:tc>
          <w:tcPr>
            <w:tcW w:w="2499" w:type="dxa"/>
            <w:tcPrChange w:id="155" w:author="Krishnaji Panse (kpanse)" w:date="2026-01-22T07:59:00Z">
              <w:tcPr>
                <w:tcW w:w="2499" w:type="dxa"/>
              </w:tcPr>
            </w:tcPrChange>
          </w:tcPr>
          <w:p w14:paraId="6877042C" w14:textId="29AE0CE3" w:rsidR="006B03FD" w:rsidRDefault="006B03FD" w:rsidP="006B03FD">
            <w:del w:id="156" w:author="Eleni Palkopoulou (epalkopo)" w:date="2025-12-11T13:11:00Z" w16du:dateUtc="2025-12-11T11:11:00Z">
              <w:r w:rsidDel="00DE77B6">
                <w:delText xml:space="preserve">Let’s check with ServiceNow to see if there have been any </w:delText>
              </w:r>
              <w:r w:rsidR="00E81002" w:rsidDel="00DE77B6">
                <w:delText xml:space="preserve">configuration </w:delText>
              </w:r>
              <w:r w:rsidDel="00DE77B6">
                <w:delText>changes</w:delText>
              </w:r>
              <w:r w:rsidR="00E81002" w:rsidDel="00DE77B6">
                <w:delText xml:space="preserve"> in the past hour.</w:delText>
              </w:r>
            </w:del>
          </w:p>
        </w:tc>
        <w:tc>
          <w:tcPr>
            <w:tcW w:w="834" w:type="dxa"/>
            <w:tcPrChange w:id="157" w:author="Krishnaji Panse (kpanse)" w:date="2026-01-22T07:59:00Z">
              <w:tcPr>
                <w:tcW w:w="834" w:type="dxa"/>
              </w:tcPr>
            </w:tcPrChange>
          </w:tcPr>
          <w:p w14:paraId="38E7F137" w14:textId="77777777" w:rsidR="006B03FD" w:rsidRDefault="006B03FD" w:rsidP="006B03FD"/>
        </w:tc>
      </w:tr>
      <w:tr w:rsidR="00BC7DA5" w14:paraId="44250154" w14:textId="77777777" w:rsidTr="435767B7">
        <w:trPr>
          <w:trHeight w:val="300"/>
          <w:trPrChange w:id="158" w:author="Krishnaji Panse (kpanse)" w:date="2026-01-22T07:59:00Z">
            <w:trPr>
              <w:trHeight w:val="300"/>
            </w:trPr>
          </w:trPrChange>
        </w:trPr>
        <w:tc>
          <w:tcPr>
            <w:tcW w:w="1245" w:type="dxa"/>
            <w:tcPrChange w:id="159" w:author="Krishnaji Panse (kpanse)" w:date="2026-01-22T07:59:00Z">
              <w:tcPr>
                <w:tcW w:w="869" w:type="dxa"/>
              </w:tcPr>
            </w:tcPrChange>
          </w:tcPr>
          <w:p w14:paraId="49D0A5EC" w14:textId="5417733D" w:rsidR="006B03FD" w:rsidRDefault="004204C6" w:rsidP="006B03FD">
            <w:del w:id="160" w:author="Eleni Palkopoulou (epalkopo)" w:date="2025-12-11T13:19:00Z" w16du:dateUtc="2025-12-11T11:19:00Z">
              <w:r w:rsidDel="004117F6">
                <w:delText>7</w:delText>
              </w:r>
            </w:del>
          </w:p>
        </w:tc>
        <w:tc>
          <w:tcPr>
            <w:tcW w:w="4772" w:type="dxa"/>
            <w:tcPrChange w:id="161" w:author="Krishnaji Panse (kpanse)" w:date="2026-01-22T07:59:00Z">
              <w:tcPr>
                <w:tcW w:w="5148" w:type="dxa"/>
              </w:tcPr>
            </w:tcPrChange>
          </w:tcPr>
          <w:p w14:paraId="01D7E1E5" w14:textId="11DD8EFB" w:rsidR="006B03FD" w:rsidDel="00262B18" w:rsidRDefault="00585335" w:rsidP="006B03FD">
            <w:pPr>
              <w:rPr>
                <w:del w:id="162" w:author="Eleni Palkopoulou (epalkopo)" w:date="2025-12-11T13:12:00Z" w16du:dateUtc="2025-12-11T11:12:00Z"/>
              </w:rPr>
            </w:pPr>
            <w:del w:id="163" w:author="Eleni Palkopoulou (epalkopo)" w:date="2025-12-11T13:12:00Z" w16du:dateUtc="2025-12-11T11:12:00Z">
              <w:r w:rsidDel="00262B18">
                <w:delText>(</w:delText>
              </w:r>
              <w:r w:rsidR="006B03FD" w:rsidDel="00262B18">
                <w:delText>Response from ServiceNow say</w:delText>
              </w:r>
              <w:r w:rsidDel="00262B18">
                <w:delText>s</w:delText>
              </w:r>
              <w:r w:rsidR="006B03FD" w:rsidDel="00262B18">
                <w:delText xml:space="preserve"> no tickets </w:delText>
              </w:r>
              <w:r w:rsidR="0082392E" w:rsidDel="00262B18">
                <w:delText>have been found)</w:delText>
              </w:r>
            </w:del>
          </w:p>
          <w:p w14:paraId="28720C98" w14:textId="77777777" w:rsidR="00766900" w:rsidDel="00262B18" w:rsidRDefault="00766900" w:rsidP="006B03FD">
            <w:pPr>
              <w:rPr>
                <w:del w:id="164" w:author="Eleni Palkopoulou (epalkopo)" w:date="2025-12-11T13:12:00Z" w16du:dateUtc="2025-12-11T11:12:00Z"/>
              </w:rPr>
            </w:pPr>
          </w:p>
          <w:p w14:paraId="3333701B" w14:textId="77777777" w:rsidR="00766900" w:rsidDel="00262B18" w:rsidRDefault="00766900" w:rsidP="00766900">
            <w:pPr>
              <w:rPr>
                <w:del w:id="165" w:author="Eleni Palkopoulou (epalkopo)" w:date="2025-12-11T13:12:00Z" w16du:dateUtc="2025-12-11T11:12:00Z"/>
              </w:rPr>
            </w:pPr>
          </w:p>
          <w:p w14:paraId="5760999E" w14:textId="77777777" w:rsidR="00766900" w:rsidDel="00262B18" w:rsidRDefault="00766900" w:rsidP="00766900">
            <w:pPr>
              <w:rPr>
                <w:del w:id="166" w:author="Eleni Palkopoulou (epalkopo)" w:date="2025-12-11T13:12:00Z" w16du:dateUtc="2025-12-11T11:12:00Z"/>
              </w:rPr>
            </w:pPr>
            <w:del w:id="167" w:author="Eleni Palkopoulou (epalkopo)" w:date="2025-12-11T13:12:00Z" w16du:dateUtc="2025-12-11T11:12:00Z">
              <w:r w:rsidDel="00262B18">
                <w:delText>AI Assistant responds:</w:delText>
              </w:r>
            </w:del>
          </w:p>
          <w:p w14:paraId="2FF22C20" w14:textId="77777777" w:rsidR="00766900" w:rsidRPr="00C973DA" w:rsidDel="00262B18" w:rsidRDefault="00766900" w:rsidP="00766900">
            <w:pPr>
              <w:rPr>
                <w:del w:id="168" w:author="Eleni Palkopoulou (epalkopo)" w:date="2025-12-11T13:12:00Z" w16du:dateUtc="2025-12-11T11:12:00Z"/>
                <w:noProof/>
              </w:rPr>
            </w:pPr>
            <w:del w:id="169" w:author="Eleni Palkopoulou (epalkopo)" w:date="2025-12-11T13:12:00Z" w16du:dateUtc="2025-12-11T11:12:00Z">
              <w:r w:rsidRPr="00C973DA" w:rsidDel="00262B18">
                <w:rPr>
                  <w:noProof/>
                </w:rPr>
                <w:delText>“Thinking…</w:delText>
              </w:r>
            </w:del>
          </w:p>
          <w:p w14:paraId="78938669" w14:textId="77777777" w:rsidR="00766900" w:rsidRPr="00C973DA" w:rsidDel="00262B18" w:rsidRDefault="00766900" w:rsidP="00766900">
            <w:pPr>
              <w:rPr>
                <w:del w:id="170" w:author="Eleni Palkopoulou (epalkopo)" w:date="2025-12-11T13:12:00Z" w16du:dateUtc="2025-12-11T11:12:00Z"/>
                <w:noProof/>
              </w:rPr>
            </w:pPr>
            <w:del w:id="171" w:author="Eleni Palkopoulou (epalkopo)" w:date="2025-12-11T13:12:00Z" w16du:dateUtc="2025-12-11T11:12:00Z">
              <w:r w:rsidRPr="00C973DA" w:rsidDel="00262B18">
                <w:rPr>
                  <w:noProof/>
                </w:rPr>
                <w:delText xml:space="preserve">Checking with </w:delText>
              </w:r>
              <w:r w:rsidDel="00262B18">
                <w:rPr>
                  <w:noProof/>
                </w:rPr>
                <w:delText>ServiceNow</w:delText>
              </w:r>
              <w:r w:rsidRPr="00C973DA" w:rsidDel="00262B18">
                <w:rPr>
                  <w:noProof/>
                </w:rPr>
                <w:delText xml:space="preserve">. </w:delText>
              </w:r>
            </w:del>
          </w:p>
          <w:p w14:paraId="4E987297" w14:textId="77777777" w:rsidR="00766900" w:rsidDel="00262B18" w:rsidRDefault="00766900" w:rsidP="00766900">
            <w:pPr>
              <w:rPr>
                <w:del w:id="172" w:author="Eleni Palkopoulou (epalkopo)" w:date="2025-12-11T13:12:00Z" w16du:dateUtc="2025-12-11T11:12:00Z"/>
                <w:noProof/>
              </w:rPr>
            </w:pPr>
            <w:del w:id="173" w:author="Eleni Palkopoulou (epalkopo)" w:date="2025-12-11T13:12:00Z" w16du:dateUtc="2025-12-11T11:12:00Z">
              <w:r w:rsidRPr="00C973DA" w:rsidDel="00262B18">
                <w:rPr>
                  <w:noProof/>
                </w:rPr>
                <w:delText>Fetching</w:delText>
              </w:r>
              <w:r w:rsidDel="00262B18">
                <w:rPr>
                  <w:noProof/>
                </w:rPr>
                <w:delText xml:space="preserve"> and analyzing</w:delText>
              </w:r>
              <w:r w:rsidRPr="00C973DA" w:rsidDel="00262B18">
                <w:rPr>
                  <w:noProof/>
                </w:rPr>
                <w:delText xml:space="preserve"> </w:delText>
              </w:r>
              <w:r w:rsidDel="00262B18">
                <w:rPr>
                  <w:noProof/>
                </w:rPr>
                <w:delText>information.</w:delText>
              </w:r>
            </w:del>
          </w:p>
          <w:p w14:paraId="4970DBDA" w14:textId="77777777" w:rsidR="00766900" w:rsidDel="00262B18" w:rsidRDefault="00766900" w:rsidP="00766900">
            <w:pPr>
              <w:rPr>
                <w:del w:id="174" w:author="Eleni Palkopoulou (epalkopo)" w:date="2025-12-11T13:12:00Z" w16du:dateUtc="2025-12-11T11:12:00Z"/>
                <w:noProof/>
              </w:rPr>
            </w:pPr>
            <w:del w:id="175" w:author="Eleni Palkopoulou (epalkopo)" w:date="2025-12-11T13:12:00Z" w16du:dateUtc="2025-12-11T11:12:00Z">
              <w:r w:rsidDel="00262B18">
                <w:rPr>
                  <w:noProof/>
                </w:rPr>
                <w:delText>Preparing results.</w:delText>
              </w:r>
            </w:del>
          </w:p>
          <w:p w14:paraId="09AF219A" w14:textId="77777777" w:rsidR="00766900" w:rsidRPr="00C973DA" w:rsidDel="00262B18" w:rsidRDefault="00766900" w:rsidP="00766900">
            <w:pPr>
              <w:rPr>
                <w:del w:id="176" w:author="Eleni Palkopoulou (epalkopo)" w:date="2025-12-11T13:12:00Z" w16du:dateUtc="2025-12-11T11:12:00Z"/>
                <w:noProof/>
              </w:rPr>
            </w:pPr>
            <w:del w:id="177" w:author="Eleni Palkopoulou (epalkopo)" w:date="2025-12-11T13:12:00Z" w16du:dateUtc="2025-12-11T11:12:00Z">
              <w:r w:rsidDel="00262B18">
                <w:rPr>
                  <w:noProof/>
                </w:rPr>
                <w:delText xml:space="preserve">There are no tickets with configuration changes in the past hour.” </w:delText>
              </w:r>
            </w:del>
          </w:p>
          <w:p w14:paraId="647A2F8A" w14:textId="07FD407C" w:rsidR="00766900" w:rsidRDefault="00766900" w:rsidP="00262B18"/>
        </w:tc>
        <w:tc>
          <w:tcPr>
            <w:tcW w:w="2499" w:type="dxa"/>
            <w:tcPrChange w:id="178" w:author="Krishnaji Panse (kpanse)" w:date="2026-01-22T07:59:00Z">
              <w:tcPr>
                <w:tcW w:w="2499" w:type="dxa"/>
              </w:tcPr>
            </w:tcPrChange>
          </w:tcPr>
          <w:p w14:paraId="3E7EB50C" w14:textId="062822E2" w:rsidR="006B03FD" w:rsidRDefault="006B03FD" w:rsidP="006B03FD">
            <w:del w:id="179" w:author="Eleni Palkopoulou (epalkopo)" w:date="2025-12-11T13:12:00Z" w16du:dateUtc="2025-12-11T11:12:00Z">
              <w:r w:rsidDel="00A63CBF">
                <w:delText>Hmmm…curious</w:delText>
              </w:r>
              <w:r w:rsidR="00096BDA" w:rsidDel="00A63CBF">
                <w:delText xml:space="preserve"> – no related tickets have been found</w:delText>
              </w:r>
              <w:r w:rsidDel="00A63CBF">
                <w:delText>.  Let’s see if anyone made an out-of-band change</w:delText>
              </w:r>
            </w:del>
          </w:p>
        </w:tc>
        <w:tc>
          <w:tcPr>
            <w:tcW w:w="834" w:type="dxa"/>
            <w:tcPrChange w:id="180" w:author="Krishnaji Panse (kpanse)" w:date="2026-01-22T07:59:00Z">
              <w:tcPr>
                <w:tcW w:w="834" w:type="dxa"/>
              </w:tcPr>
            </w:tcPrChange>
          </w:tcPr>
          <w:p w14:paraId="1DF46720" w14:textId="77777777" w:rsidR="006B03FD" w:rsidRDefault="006B03FD" w:rsidP="006B03FD"/>
        </w:tc>
      </w:tr>
      <w:tr w:rsidR="00BC7DA5" w14:paraId="5614680D" w14:textId="77777777" w:rsidTr="435767B7">
        <w:trPr>
          <w:trHeight w:val="300"/>
          <w:trPrChange w:id="181" w:author="Krishnaji Panse (kpanse)" w:date="2026-01-22T07:59:00Z">
            <w:trPr>
              <w:trHeight w:val="300"/>
            </w:trPr>
          </w:trPrChange>
        </w:trPr>
        <w:tc>
          <w:tcPr>
            <w:tcW w:w="1245" w:type="dxa"/>
            <w:tcPrChange w:id="182" w:author="Krishnaji Panse (kpanse)" w:date="2026-01-22T07:59:00Z">
              <w:tcPr>
                <w:tcW w:w="869" w:type="dxa"/>
              </w:tcPr>
            </w:tcPrChange>
          </w:tcPr>
          <w:p w14:paraId="0BE6C9E9" w14:textId="579F6F0D" w:rsidR="006B03FD" w:rsidRDefault="00736A90" w:rsidP="006B03FD">
            <w:ins w:id="183" w:author="Eleni Palkopoulou (epalkopo)" w:date="2025-12-11T13:20:00Z" w16du:dateUtc="2025-12-11T11:20:00Z">
              <w:r>
                <w:t>5</w:t>
              </w:r>
            </w:ins>
            <w:del w:id="184" w:author="Eleni Palkopoulou (epalkopo)" w:date="2025-12-11T13:19:00Z" w16du:dateUtc="2025-12-11T11:19:00Z">
              <w:r w:rsidR="00790359" w:rsidDel="00736A90">
                <w:delText>8</w:delText>
              </w:r>
            </w:del>
          </w:p>
        </w:tc>
        <w:tc>
          <w:tcPr>
            <w:tcW w:w="4772" w:type="dxa"/>
            <w:tcPrChange w:id="185" w:author="Krishnaji Panse (kpanse)" w:date="2026-01-22T07:59:00Z">
              <w:tcPr>
                <w:tcW w:w="5148" w:type="dxa"/>
              </w:tcPr>
            </w:tcPrChange>
          </w:tcPr>
          <w:p w14:paraId="3BB317BC" w14:textId="1DB45681" w:rsidR="00A63CBF" w:rsidRDefault="00790359" w:rsidP="00790359">
            <w:pPr>
              <w:rPr>
                <w:ins w:id="186" w:author="Eleni Palkopoulou (epalkopo)" w:date="2025-12-11T13:13:00Z" w16du:dateUtc="2025-12-11T11:13:00Z"/>
              </w:rPr>
            </w:pPr>
            <w:commentRangeStart w:id="187"/>
            <w:del w:id="188" w:author="Eleni Palkopoulou (epalkopo)" w:date="2025-12-11T13:17:00Z" w16du:dateUtc="2025-12-11T11:17:00Z">
              <w:r w:rsidDel="0065786C">
                <w:delText>User types: “Can you please check for anomalous configurations?”</w:delText>
              </w:r>
              <w:commentRangeEnd w:id="187"/>
              <w:r w:rsidR="00A2132C" w:rsidDel="0065786C">
                <w:rPr>
                  <w:rStyle w:val="CommentReference"/>
                  <w:sz w:val="24"/>
                  <w:szCs w:val="24"/>
                </w:rPr>
                <w:commentReference w:id="187"/>
              </w:r>
            </w:del>
          </w:p>
          <w:p w14:paraId="5E628EB5" w14:textId="77777777" w:rsidR="00A63CBF" w:rsidRDefault="00A63CBF" w:rsidP="00A63CBF">
            <w:pPr>
              <w:rPr>
                <w:ins w:id="189" w:author="Eleni Palkopoulou (epalkopo)" w:date="2025-12-11T13:13:00Z" w16du:dateUtc="2025-12-11T11:13:00Z"/>
              </w:rPr>
            </w:pPr>
            <w:ins w:id="190" w:author="Eleni Palkopoulou (epalkopo)" w:date="2025-12-11T13:13:00Z" w16du:dateUtc="2025-12-11T11:13:00Z">
              <w:r>
                <w:t>User selects “Perform configuration drift detection” button.</w:t>
              </w:r>
            </w:ins>
          </w:p>
          <w:p w14:paraId="710F774C" w14:textId="77777777" w:rsidR="00A63CBF" w:rsidRDefault="00A63CBF" w:rsidP="00790359"/>
          <w:p w14:paraId="2FDC9F00" w14:textId="6C375552" w:rsidR="006B03FD" w:rsidRDefault="006B03FD" w:rsidP="006B03FD"/>
        </w:tc>
        <w:tc>
          <w:tcPr>
            <w:tcW w:w="2499" w:type="dxa"/>
            <w:tcPrChange w:id="191" w:author="Krishnaji Panse (kpanse)" w:date="2026-01-22T07:59:00Z">
              <w:tcPr>
                <w:tcW w:w="2499" w:type="dxa"/>
              </w:tcPr>
            </w:tcPrChange>
          </w:tcPr>
          <w:p w14:paraId="3DCC950C" w14:textId="2351EB79" w:rsidR="006B03FD" w:rsidRDefault="28A2D72C" w:rsidP="00635278">
            <w:r>
              <w:t xml:space="preserve">Now, </w:t>
            </w:r>
            <w:r w:rsidR="47A674FA">
              <w:t xml:space="preserve">we’ll </w:t>
            </w:r>
            <w:r w:rsidR="77329BF4">
              <w:t xml:space="preserve">follow the suggestion </w:t>
            </w:r>
            <w:r w:rsidR="46A641EE">
              <w:t xml:space="preserve">and run </w:t>
            </w:r>
            <w:r w:rsidR="4ABC373C">
              <w:t xml:space="preserve">the </w:t>
            </w:r>
            <w:r w:rsidR="59496AC3">
              <w:t>config</w:t>
            </w:r>
            <w:r w:rsidR="52285B54">
              <w:t>u</w:t>
            </w:r>
            <w:r w:rsidR="241E4E90">
              <w:t>r</w:t>
            </w:r>
            <w:r w:rsidR="52285B54">
              <w:t>ation</w:t>
            </w:r>
            <w:r w:rsidR="59496AC3">
              <w:t xml:space="preserve"> drift </w:t>
            </w:r>
            <w:r w:rsidR="52285B54">
              <w:t xml:space="preserve">detection </w:t>
            </w:r>
            <w:r w:rsidR="59496AC3">
              <w:t xml:space="preserve">agent to </w:t>
            </w:r>
            <w:r w:rsidR="79CA2858">
              <w:t xml:space="preserve">check for anomalous </w:t>
            </w:r>
            <w:r w:rsidR="03A74816">
              <w:t xml:space="preserve">network </w:t>
            </w:r>
            <w:proofErr w:type="gramStart"/>
            <w:r w:rsidR="79CA2858">
              <w:t>configurations</w:t>
            </w:r>
            <w:r w:rsidR="59496AC3">
              <w:t xml:space="preserve"> </w:t>
            </w:r>
            <w:r w:rsidR="6F24115D">
              <w:t>.</w:t>
            </w:r>
            <w:proofErr w:type="gramEnd"/>
          </w:p>
        </w:tc>
        <w:tc>
          <w:tcPr>
            <w:tcW w:w="834" w:type="dxa"/>
            <w:tcPrChange w:id="192" w:author="Krishnaji Panse (kpanse)" w:date="2026-01-22T07:59:00Z">
              <w:tcPr>
                <w:tcW w:w="834" w:type="dxa"/>
              </w:tcPr>
            </w:tcPrChange>
          </w:tcPr>
          <w:p w14:paraId="6C7EC33A" w14:textId="77777777" w:rsidR="006B03FD" w:rsidRDefault="006B03FD" w:rsidP="006B03FD"/>
        </w:tc>
      </w:tr>
      <w:tr w:rsidR="00BC7DA5" w14:paraId="69BBE039" w14:textId="77777777" w:rsidTr="435767B7">
        <w:trPr>
          <w:trHeight w:val="300"/>
          <w:trPrChange w:id="193" w:author="Krishnaji Panse (kpanse)" w:date="2026-01-22T07:59:00Z">
            <w:trPr>
              <w:trHeight w:val="300"/>
            </w:trPr>
          </w:trPrChange>
        </w:trPr>
        <w:tc>
          <w:tcPr>
            <w:tcW w:w="1245" w:type="dxa"/>
            <w:tcPrChange w:id="194" w:author="Krishnaji Panse (kpanse)" w:date="2026-01-22T07:59:00Z">
              <w:tcPr>
                <w:tcW w:w="869" w:type="dxa"/>
              </w:tcPr>
            </w:tcPrChange>
          </w:tcPr>
          <w:p w14:paraId="72E1FB68" w14:textId="5145B869" w:rsidR="006B03FD" w:rsidRDefault="00736A90" w:rsidP="006B03FD">
            <w:ins w:id="195" w:author="Eleni Palkopoulou (epalkopo)" w:date="2025-12-11T13:20:00Z" w16du:dateUtc="2025-12-11T11:20:00Z">
              <w:r>
                <w:lastRenderedPageBreak/>
                <w:t>6</w:t>
              </w:r>
            </w:ins>
            <w:del w:id="196" w:author="Eleni Palkopoulou (epalkopo)" w:date="2025-12-11T13:20:00Z" w16du:dateUtc="2025-12-11T11:20:00Z">
              <w:r w:rsidR="006808B4" w:rsidDel="00736A90">
                <w:delText>9</w:delText>
              </w:r>
            </w:del>
          </w:p>
        </w:tc>
        <w:tc>
          <w:tcPr>
            <w:tcW w:w="4772" w:type="dxa"/>
            <w:tcPrChange w:id="197" w:author="Krishnaji Panse (kpanse)" w:date="2026-01-22T07:59:00Z">
              <w:tcPr>
                <w:tcW w:w="5148" w:type="dxa"/>
              </w:tcPr>
            </w:tcPrChange>
          </w:tcPr>
          <w:p w14:paraId="661058F6" w14:textId="77777777" w:rsidR="00DB0BBF" w:rsidRPr="0059022F" w:rsidRDefault="00DB0BBF" w:rsidP="00DB0BBF">
            <w:r w:rsidRPr="0059022F">
              <w:t>AI Assistant responds “Thinking…</w:t>
            </w:r>
          </w:p>
          <w:p w14:paraId="1C31BAAC" w14:textId="115100B5" w:rsidR="00DB0BBF" w:rsidRDefault="00DB0BBF" w:rsidP="00DB0BBF">
            <w:r w:rsidRPr="0059022F">
              <w:t xml:space="preserve">Checking with </w:t>
            </w:r>
            <w:proofErr w:type="spellStart"/>
            <w:r w:rsidRPr="0059022F">
              <w:t>Crosswork</w:t>
            </w:r>
            <w:proofErr w:type="spellEnd"/>
            <w:r w:rsidRPr="0059022F">
              <w:t xml:space="preserve"> </w:t>
            </w:r>
            <w:ins w:id="198" w:author="Eleni Palkopoulou (epalkopo)" w:date="2025-12-17T14:46:00Z" w16du:dateUtc="2025-12-17T12:46:00Z">
              <w:r w:rsidR="00032BE9">
                <w:t xml:space="preserve">Network Controller </w:t>
              </w:r>
            </w:ins>
            <w:r w:rsidRPr="0059022F">
              <w:t xml:space="preserve">AI for configuration drift. </w:t>
            </w:r>
          </w:p>
          <w:p w14:paraId="3AD32224" w14:textId="77777777" w:rsidR="00DB0BBF" w:rsidRDefault="00DB0BBF" w:rsidP="00DB0BBF">
            <w:r>
              <w:t>Checking for devices with configuration changes since latest scheduled configuration drift detection run.</w:t>
            </w:r>
          </w:p>
          <w:p w14:paraId="50D187C2" w14:textId="77777777" w:rsidR="00DB0BBF" w:rsidRPr="0059022F" w:rsidRDefault="00DB0BBF" w:rsidP="00DB0BBF">
            <w:r>
              <w:t>Configuration changes identified for devices &lt;x&gt; and &lt;y&gt;.</w:t>
            </w:r>
          </w:p>
          <w:p w14:paraId="1151FEA9" w14:textId="2965D313" w:rsidR="00DB0BBF" w:rsidRPr="0059022F" w:rsidRDefault="00DB0BBF" w:rsidP="00DB0BBF">
            <w:commentRangeStart w:id="199"/>
            <w:r w:rsidRPr="0059022F">
              <w:t xml:space="preserve">Fetching configurations from </w:t>
            </w:r>
            <w:ins w:id="200" w:author="Eleni Palkopoulou (epalkopo)" w:date="2025-12-11T10:34:00Z" w16du:dateUtc="2025-12-11T08:34:00Z">
              <w:r w:rsidR="008B3574">
                <w:t>CN</w:t>
              </w:r>
              <w:r w:rsidR="00393515">
                <w:t>C</w:t>
              </w:r>
            </w:ins>
            <w:del w:id="201" w:author="Eleni Palkopoulou (epalkopo)" w:date="2025-12-11T10:34:00Z" w16du:dateUtc="2025-12-11T08:34:00Z">
              <w:r w:rsidRPr="0059022F" w:rsidDel="008B3574">
                <w:delText>NSO</w:delText>
              </w:r>
            </w:del>
            <w:r w:rsidRPr="0059022F">
              <w:t>.</w:t>
            </w:r>
            <w:commentRangeEnd w:id="199"/>
            <w:r w:rsidR="009F3EFF" w:rsidRPr="0059022F">
              <w:rPr>
                <w:rStyle w:val="CommentReference"/>
                <w:sz w:val="24"/>
                <w:szCs w:val="24"/>
              </w:rPr>
              <w:commentReference w:id="199"/>
            </w:r>
          </w:p>
          <w:p w14:paraId="11A3636D" w14:textId="77777777" w:rsidR="00DB0BBF" w:rsidRPr="0059022F" w:rsidRDefault="00DB0BBF" w:rsidP="00DB0BBF">
            <w:r w:rsidRPr="0059022F">
              <w:t>Analyzing configurations against configuration language models.</w:t>
            </w:r>
          </w:p>
          <w:p w14:paraId="442A11C2" w14:textId="77777777" w:rsidR="00DB0BBF" w:rsidRPr="0059022F" w:rsidRDefault="00DB0BBF" w:rsidP="00DB0BBF">
            <w:r w:rsidRPr="0059022F">
              <w:t>Preparing results.</w:t>
            </w:r>
          </w:p>
          <w:p w14:paraId="1CF80C0E" w14:textId="77777777" w:rsidR="00DB0BBF" w:rsidRDefault="00DB0BBF" w:rsidP="00DB0BBF">
            <w:r w:rsidRPr="0059022F">
              <w:t xml:space="preserve">Device &lt;x&gt; has </w:t>
            </w:r>
            <w:r>
              <w:t>1</w:t>
            </w:r>
            <w:r w:rsidRPr="0059022F">
              <w:t xml:space="preserve"> anomal</w:t>
            </w:r>
            <w:r>
              <w:t>y</w:t>
            </w:r>
          </w:p>
          <w:p w14:paraId="72F340FC" w14:textId="77777777" w:rsidR="00DB0BBF" w:rsidRPr="0059022F" w:rsidRDefault="00DB0BBF" w:rsidP="00DB0BBF">
            <w:r w:rsidRPr="0059022F">
              <w:t>Device &lt;</w:t>
            </w:r>
            <w:r>
              <w:t>y</w:t>
            </w:r>
            <w:r w:rsidRPr="0059022F">
              <w:t xml:space="preserve">&gt; has </w:t>
            </w:r>
            <w:r>
              <w:t>1</w:t>
            </w:r>
            <w:r w:rsidRPr="0059022F">
              <w:t xml:space="preserve"> anomal</w:t>
            </w:r>
            <w:r>
              <w:t>y</w:t>
            </w:r>
            <w:r w:rsidRPr="0059022F">
              <w:t>”</w:t>
            </w:r>
          </w:p>
          <w:p w14:paraId="791103D2" w14:textId="77777777" w:rsidR="00DB0BBF" w:rsidRPr="0059022F" w:rsidRDefault="00DB0BBF" w:rsidP="00DB0BBF"/>
          <w:p w14:paraId="1CCC8E4C" w14:textId="1DB9E027" w:rsidR="00DB0BBF" w:rsidRPr="0059022F" w:rsidRDefault="00DB0BBF" w:rsidP="00EA41E7">
            <w:r w:rsidRPr="0059022F">
              <w:t>Card-</w:t>
            </w:r>
            <w:r>
              <w:t>6</w:t>
            </w:r>
            <w:r w:rsidRPr="0059022F">
              <w:t xml:space="preserve"> </w:t>
            </w:r>
            <w:proofErr w:type="gramStart"/>
            <w:r w:rsidRPr="0059022F">
              <w:t>is added showing</w:t>
            </w:r>
            <w:proofErr w:type="gramEnd"/>
            <w:r w:rsidRPr="0059022F">
              <w:t xml:space="preserve"> details on the identified anomalies</w:t>
            </w:r>
            <w:r w:rsidR="00BF62CC">
              <w:t>. T</w:t>
            </w:r>
            <w:r w:rsidR="00B56C2B">
              <w:t>his can be</w:t>
            </w:r>
            <w:r w:rsidR="00DA570E">
              <w:t xml:space="preserve"> captured via</w:t>
            </w:r>
            <w:r w:rsidRPr="0059022F">
              <w:t xml:space="preserve"> a table with columns:</w:t>
            </w:r>
            <w:r>
              <w:t xml:space="preserve"> Device,</w:t>
            </w:r>
            <w:r w:rsidRPr="0059022F">
              <w:t xml:space="preserve"> Anomaly Type, Line, Description, Confidence Level, Recommended Change (</w:t>
            </w:r>
            <w:r w:rsidR="00DA570E">
              <w:t>corresponding to the</w:t>
            </w:r>
            <w:r w:rsidRPr="0059022F">
              <w:t xml:space="preserve"> expected config)</w:t>
            </w:r>
            <w:r>
              <w:t xml:space="preserve">. </w:t>
            </w:r>
            <w:r w:rsidR="000D3E8C">
              <w:t xml:space="preserve">The anomaly on device &lt;x&gt; is a red affinity configured on the wrong interface </w:t>
            </w:r>
            <w:r w:rsidR="00FC1641">
              <w:t xml:space="preserve">- </w:t>
            </w:r>
            <w:r w:rsidR="000D3E8C">
              <w:t>resulting in a path with exclude constraints on red affinities rerouting to avoid this interface</w:t>
            </w:r>
            <w:r w:rsidR="00FC1641">
              <w:t>,</w:t>
            </w:r>
            <w:r w:rsidR="000D3E8C">
              <w:t xml:space="preserve"> thus causing the delay spike</w:t>
            </w:r>
            <w:r w:rsidR="00262A02">
              <w:t xml:space="preserve"> (e.g., </w:t>
            </w:r>
            <w:r w:rsidR="008B3FA4">
              <w:t>-</w:t>
            </w:r>
            <w:r w:rsidR="00EA41E7">
              <w:t xml:space="preserve">interface </w:t>
            </w:r>
            <w:r w:rsidR="00EA41E7" w:rsidRPr="00711E2C">
              <w:t>TenGigE0/0/0/2</w:t>
            </w:r>
            <w:r w:rsidR="004D1797">
              <w:t xml:space="preserve"> </w:t>
            </w:r>
            <w:r w:rsidR="00EA41E7" w:rsidRPr="00EA41E7">
              <w:t xml:space="preserve">affinity flex-algo </w:t>
            </w:r>
            <w:proofErr w:type="gramStart"/>
            <w:r w:rsidR="00EA41E7" w:rsidRPr="00EA41E7">
              <w:t>red</w:t>
            </w:r>
            <w:r w:rsidR="00EA41E7">
              <w:t xml:space="preserve"> blue</w:t>
            </w:r>
            <w:proofErr w:type="gramEnd"/>
            <w:r w:rsidR="00067462">
              <w:t xml:space="preserve"> </w:t>
            </w:r>
            <w:r w:rsidR="00F862E5">
              <w:t xml:space="preserve">+interface </w:t>
            </w:r>
            <w:r w:rsidR="00F862E5" w:rsidRPr="00711E2C">
              <w:t>TenGigE0/0/0/2</w:t>
            </w:r>
            <w:r w:rsidR="00F862E5">
              <w:t xml:space="preserve"> </w:t>
            </w:r>
            <w:r w:rsidR="00F862E5" w:rsidRPr="00EA41E7">
              <w:t xml:space="preserve">affinity flex-algo </w:t>
            </w:r>
            <w:r w:rsidR="00F862E5">
              <w:t>blue</w:t>
            </w:r>
            <w:r w:rsidR="00EA41E7">
              <w:t>)</w:t>
            </w:r>
            <w:r w:rsidR="000D3E8C">
              <w:t xml:space="preserve">. The anomaly on device &lt;y&gt; is a “Salt Typhoon type silent issue” (e.g., - </w:t>
            </w:r>
            <w:proofErr w:type="spellStart"/>
            <w:r w:rsidR="000D3E8C" w:rsidRPr="00ED7CA4">
              <w:t>tacacs</w:t>
            </w:r>
            <w:proofErr w:type="spellEnd"/>
            <w:r w:rsidR="000D3E8C" w:rsidRPr="00ED7CA4">
              <w:t xml:space="preserve">-server login host 10.15.1.12 </w:t>
            </w:r>
            <w:proofErr w:type="spellStart"/>
            <w:r w:rsidR="000D3E8C" w:rsidRPr="00ED7CA4">
              <w:t>vrf</w:t>
            </w:r>
            <w:proofErr w:type="spellEnd"/>
            <w:r w:rsidR="000D3E8C" w:rsidRPr="00ED7CA4">
              <w:t xml:space="preserve"> management seq-num 2 key 7 0x960c890a272610d6aca0 port</w:t>
            </w:r>
            <w:r w:rsidR="000D3E8C">
              <w:t>)</w:t>
            </w:r>
            <w:r w:rsidR="000F6724">
              <w:t xml:space="preserve">. </w:t>
            </w:r>
          </w:p>
          <w:p w14:paraId="6E7BA896" w14:textId="77777777" w:rsidR="00DB0BBF" w:rsidRPr="0059022F" w:rsidRDefault="00DB0BBF" w:rsidP="00DB0BBF"/>
          <w:p w14:paraId="18FF7E6D" w14:textId="77777777" w:rsidR="00DB0BBF" w:rsidRDefault="00DB0BBF" w:rsidP="00DB0BBF">
            <w:r w:rsidRPr="0059022F">
              <w:t>Card-</w:t>
            </w:r>
            <w:r>
              <w:t>7</w:t>
            </w:r>
            <w:r w:rsidRPr="0059022F">
              <w:t xml:space="preserve"> is added showing a network plot view highlighting device</w:t>
            </w:r>
            <w:r>
              <w:t>s</w:t>
            </w:r>
            <w:r w:rsidRPr="0059022F">
              <w:t xml:space="preserve"> &lt;</w:t>
            </w:r>
            <w:proofErr w:type="spellStart"/>
            <w:proofErr w:type="gramStart"/>
            <w:r w:rsidRPr="0059022F">
              <w:t>x</w:t>
            </w:r>
            <w:r>
              <w:t>,y</w:t>
            </w:r>
            <w:proofErr w:type="spellEnd"/>
            <w:proofErr w:type="gramEnd"/>
            <w:r w:rsidRPr="0059022F">
              <w:t>&gt;. This allows users to see the device of interest and its neighboring nodes (a subgraph may be depicted or the entire graph with node clustering).</w:t>
            </w:r>
            <w:r>
              <w:t xml:space="preserve"> It would be good to also show the service path in the same network plot.</w:t>
            </w:r>
          </w:p>
          <w:p w14:paraId="0E95BE3F" w14:textId="039B0200" w:rsidR="006971A5" w:rsidRDefault="006971A5" w:rsidP="00DB0BBF">
            <w:r w:rsidRPr="00B253B7">
              <w:rPr>
                <w:noProof/>
              </w:rPr>
              <w:lastRenderedPageBreak/>
              <w:drawing>
                <wp:inline distT="0" distB="0" distL="0" distR="0" wp14:anchorId="6CA87198" wp14:editId="151ACBE2">
                  <wp:extent cx="2354694" cy="1228164"/>
                  <wp:effectExtent l="0" t="0" r="0" b="3810"/>
                  <wp:docPr id="118085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950" name="Picture 1" descr="A screenshot of a computer&#10;&#10;AI-generated content may be incorrect."/>
                          <pic:cNvPicPr/>
                        </pic:nvPicPr>
                        <pic:blipFill>
                          <a:blip r:embed="rId15"/>
                          <a:stretch>
                            <a:fillRect/>
                          </a:stretch>
                        </pic:blipFill>
                        <pic:spPr>
                          <a:xfrm>
                            <a:off x="0" y="0"/>
                            <a:ext cx="2412052" cy="1258081"/>
                          </a:xfrm>
                          <a:prstGeom prst="rect">
                            <a:avLst/>
                          </a:prstGeom>
                        </pic:spPr>
                      </pic:pic>
                    </a:graphicData>
                  </a:graphic>
                </wp:inline>
              </w:drawing>
            </w:r>
          </w:p>
          <w:p w14:paraId="422585B3" w14:textId="77777777" w:rsidR="00BC7DA5" w:rsidRDefault="00BC7DA5" w:rsidP="00DB0BBF"/>
          <w:p w14:paraId="07356760" w14:textId="61120FCD" w:rsidR="00BC7DA5" w:rsidRDefault="00BC7DA5" w:rsidP="00DB0BBF"/>
          <w:p w14:paraId="74D16989" w14:textId="77777777" w:rsidR="00BC7DA5" w:rsidRDefault="00BC7DA5" w:rsidP="00DB0BBF"/>
          <w:p w14:paraId="56F62B72" w14:textId="77777777" w:rsidR="00BC7DA5" w:rsidRPr="0059022F" w:rsidRDefault="00BC7DA5" w:rsidP="00DB0BBF"/>
          <w:p w14:paraId="6276B792" w14:textId="13420040" w:rsidR="006B03FD" w:rsidRDefault="006B03FD" w:rsidP="006B03FD">
            <w:r w:rsidRPr="005216A5">
              <w:rPr>
                <w:noProof/>
              </w:rPr>
              <w:drawing>
                <wp:inline distT="0" distB="0" distL="0" distR="0" wp14:anchorId="558AC034" wp14:editId="7FDB6DAF">
                  <wp:extent cx="2892838" cy="2187245"/>
                  <wp:effectExtent l="0" t="0" r="3175" b="0"/>
                  <wp:docPr id="51487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1988" name=""/>
                          <pic:cNvPicPr/>
                        </pic:nvPicPr>
                        <pic:blipFill>
                          <a:blip r:embed="rId16"/>
                          <a:stretch>
                            <a:fillRect/>
                          </a:stretch>
                        </pic:blipFill>
                        <pic:spPr>
                          <a:xfrm>
                            <a:off x="0" y="0"/>
                            <a:ext cx="2910120" cy="2200312"/>
                          </a:xfrm>
                          <a:prstGeom prst="rect">
                            <a:avLst/>
                          </a:prstGeom>
                        </pic:spPr>
                      </pic:pic>
                    </a:graphicData>
                  </a:graphic>
                </wp:inline>
              </w:drawing>
            </w:r>
          </w:p>
        </w:tc>
        <w:tc>
          <w:tcPr>
            <w:tcW w:w="2499" w:type="dxa"/>
            <w:tcPrChange w:id="202" w:author="Krishnaji Panse (kpanse)" w:date="2026-01-22T07:59:00Z">
              <w:tcPr>
                <w:tcW w:w="2499" w:type="dxa"/>
              </w:tcPr>
            </w:tcPrChange>
          </w:tcPr>
          <w:p w14:paraId="58D82234" w14:textId="77777777" w:rsidR="007A2B2D" w:rsidRDefault="007A2B2D" w:rsidP="007A2B2D">
            <w:r>
              <w:lastRenderedPageBreak/>
              <w:t xml:space="preserve">We can see that configuration anomalies have been detected on two devices which are not along the service path. </w:t>
            </w:r>
          </w:p>
          <w:p w14:paraId="76A515BB" w14:textId="77777777" w:rsidR="007A2B2D" w:rsidRDefault="007A2B2D" w:rsidP="007A2B2D"/>
          <w:p w14:paraId="363F95E7" w14:textId="77777777" w:rsidR="007A2B2D" w:rsidRDefault="007A2B2D" w:rsidP="007A2B2D">
            <w:r>
              <w:t xml:space="preserve">There is a misconfiguration in device &lt;x&gt; that impacts path computation. </w:t>
            </w:r>
            <w:proofErr w:type="gramStart"/>
            <w:r>
              <w:t>Looks</w:t>
            </w:r>
            <w:proofErr w:type="gramEnd"/>
            <w:r>
              <w:t xml:space="preserve"> like we found the culprit.</w:t>
            </w:r>
          </w:p>
          <w:p w14:paraId="40669935" w14:textId="77777777" w:rsidR="007A2B2D" w:rsidRDefault="007A2B2D" w:rsidP="007A2B2D"/>
          <w:p w14:paraId="3B105B60" w14:textId="0A098D4F" w:rsidR="007A2B2D" w:rsidRDefault="007A2B2D" w:rsidP="007A2B2D">
            <w:r>
              <w:t xml:space="preserve">There is also another anomaly detected on device &lt;y&gt; that is unrelated – but quite suspicious. Even </w:t>
            </w:r>
            <w:r w:rsidR="00EA2A7B">
              <w:t>though</w:t>
            </w:r>
            <w:r>
              <w:t xml:space="preserve"> there doesn’t seem to be an immediate impact to the network, let’s address this</w:t>
            </w:r>
            <w:r w:rsidR="00D82072">
              <w:t xml:space="preserve"> “silent issue”</w:t>
            </w:r>
            <w:r>
              <w:t xml:space="preserve"> </w:t>
            </w:r>
            <w:r w:rsidR="000B2012">
              <w:t xml:space="preserve">now </w:t>
            </w:r>
            <w:r>
              <w:t>as well</w:t>
            </w:r>
            <w:r w:rsidR="000A547D">
              <w:t xml:space="preserve"> and not wait for the next scheduled configuration drift detection </w:t>
            </w:r>
            <w:r w:rsidR="009728CF">
              <w:t>run.</w:t>
            </w:r>
            <w:r w:rsidR="000A547D">
              <w:t xml:space="preserve"> </w:t>
            </w:r>
          </w:p>
          <w:p w14:paraId="7D8E3289" w14:textId="77777777" w:rsidR="007A2B2D" w:rsidRDefault="007A2B2D" w:rsidP="007A2B2D"/>
          <w:p w14:paraId="5335A89B" w14:textId="3FB83E97" w:rsidR="007A2B2D" w:rsidRDefault="007A2B2D" w:rsidP="007A2B2D">
            <w:r>
              <w:t>(Alternative: Instead of detecting a second anomaly, we could just say: “Btw – if there were other anomalies that were unrelated to this incident</w:t>
            </w:r>
            <w:r w:rsidR="00614108">
              <w:t xml:space="preserve"> – even “silent” issues</w:t>
            </w:r>
            <w:r>
              <w:t xml:space="preserve">, we would have still detected them via </w:t>
            </w:r>
            <w:r w:rsidR="00D82072">
              <w:t xml:space="preserve">the next scheduled </w:t>
            </w:r>
            <w:r>
              <w:lastRenderedPageBreak/>
              <w:t>configuration drift detection</w:t>
            </w:r>
            <w:r w:rsidR="00614108">
              <w:t xml:space="preserve"> run</w:t>
            </w:r>
            <w:r>
              <w:t>.”)</w:t>
            </w:r>
          </w:p>
          <w:p w14:paraId="7F6D405D" w14:textId="291E28BF" w:rsidR="006B03FD" w:rsidRDefault="006B03FD" w:rsidP="006B03FD"/>
        </w:tc>
        <w:tc>
          <w:tcPr>
            <w:tcW w:w="834" w:type="dxa"/>
            <w:tcPrChange w:id="203" w:author="Krishnaji Panse (kpanse)" w:date="2026-01-22T07:59:00Z">
              <w:tcPr>
                <w:tcW w:w="834" w:type="dxa"/>
              </w:tcPr>
            </w:tcPrChange>
          </w:tcPr>
          <w:p w14:paraId="1D4B384F" w14:textId="77777777" w:rsidR="006B03FD" w:rsidRDefault="006B03FD" w:rsidP="006B03FD"/>
        </w:tc>
      </w:tr>
      <w:tr w:rsidR="00BC7DA5" w14:paraId="45DC0D26" w14:textId="77777777" w:rsidTr="435767B7">
        <w:trPr>
          <w:trHeight w:val="300"/>
          <w:trPrChange w:id="204" w:author="Krishnaji Panse (kpanse)" w:date="2026-01-22T07:59:00Z">
            <w:trPr>
              <w:trHeight w:val="300"/>
            </w:trPr>
          </w:trPrChange>
        </w:trPr>
        <w:tc>
          <w:tcPr>
            <w:tcW w:w="1245" w:type="dxa"/>
            <w:tcPrChange w:id="205" w:author="Krishnaji Panse (kpanse)" w:date="2026-01-22T07:59:00Z">
              <w:tcPr>
                <w:tcW w:w="869" w:type="dxa"/>
              </w:tcPr>
            </w:tcPrChange>
          </w:tcPr>
          <w:p w14:paraId="1782B84A" w14:textId="15BFDA07" w:rsidR="006B03FD" w:rsidRDefault="00736A90" w:rsidP="006B03FD">
            <w:ins w:id="206" w:author="Eleni Palkopoulou (epalkopo)" w:date="2025-12-11T13:20:00Z" w16du:dateUtc="2025-12-11T11:20:00Z">
              <w:r>
                <w:t>7</w:t>
              </w:r>
            </w:ins>
            <w:del w:id="207" w:author="Eleni Palkopoulou (epalkopo)" w:date="2025-12-11T13:20:00Z" w16du:dateUtc="2025-12-11T11:20:00Z">
              <w:r w:rsidR="006808B4" w:rsidDel="00736A90">
                <w:delText>10</w:delText>
              </w:r>
            </w:del>
          </w:p>
        </w:tc>
        <w:tc>
          <w:tcPr>
            <w:tcW w:w="4772" w:type="dxa"/>
            <w:tcPrChange w:id="208" w:author="Krishnaji Panse (kpanse)" w:date="2026-01-22T07:59:00Z">
              <w:tcPr>
                <w:tcW w:w="5148" w:type="dxa"/>
              </w:tcPr>
            </w:tcPrChange>
          </w:tcPr>
          <w:p w14:paraId="0CE4BC23" w14:textId="77777777" w:rsidR="006B03FD" w:rsidRDefault="006B03FD" w:rsidP="006B03FD"/>
        </w:tc>
        <w:tc>
          <w:tcPr>
            <w:tcW w:w="2499" w:type="dxa"/>
            <w:tcPrChange w:id="209" w:author="Krishnaji Panse (kpanse)" w:date="2026-01-22T07:59:00Z">
              <w:tcPr>
                <w:tcW w:w="2499" w:type="dxa"/>
              </w:tcPr>
            </w:tcPrChange>
          </w:tcPr>
          <w:p w14:paraId="3E12489B" w14:textId="33F5E34A" w:rsidR="006B03FD" w:rsidRDefault="006B03FD" w:rsidP="006B03FD">
            <w:r>
              <w:t>Not</w:t>
            </w:r>
            <w:r w:rsidR="00072461">
              <w:t>e</w:t>
            </w:r>
            <w:r>
              <w:t xml:space="preserve"> that we did not have to instruct or pre-</w:t>
            </w:r>
            <w:proofErr w:type="gramStart"/>
            <w:r>
              <w:t>train to</w:t>
            </w:r>
            <w:proofErr w:type="gramEnd"/>
            <w:r>
              <w:t xml:space="preserve"> against golden configs. The agent </w:t>
            </w:r>
            <w:r w:rsidR="00770FDB">
              <w:t xml:space="preserve">knew </w:t>
            </w:r>
            <w:r>
              <w:t>what to look for—it analyzed the whole network to determine what “normal” looked like</w:t>
            </w:r>
            <w:r w:rsidR="00D21AFA">
              <w:t>,</w:t>
            </w:r>
            <w:r>
              <w:t xml:space="preserve"> the</w:t>
            </w:r>
            <w:r w:rsidR="00D21AFA">
              <w:t>n</w:t>
            </w:r>
            <w:r>
              <w:t xml:space="preserve"> look</w:t>
            </w:r>
            <w:r w:rsidR="00D21AFA">
              <w:t>ed</w:t>
            </w:r>
            <w:r>
              <w:t xml:space="preserve"> for deviations where there shouldn’t be.</w:t>
            </w:r>
          </w:p>
        </w:tc>
        <w:tc>
          <w:tcPr>
            <w:tcW w:w="834" w:type="dxa"/>
            <w:tcPrChange w:id="210" w:author="Krishnaji Panse (kpanse)" w:date="2026-01-22T07:59:00Z">
              <w:tcPr>
                <w:tcW w:w="834" w:type="dxa"/>
              </w:tcPr>
            </w:tcPrChange>
          </w:tcPr>
          <w:p w14:paraId="5E783D7F" w14:textId="77777777" w:rsidR="006B03FD" w:rsidRDefault="006B03FD" w:rsidP="006B03FD"/>
        </w:tc>
      </w:tr>
      <w:tr w:rsidR="00BC7DA5" w14:paraId="45A34ABD" w14:textId="77777777" w:rsidTr="435767B7">
        <w:trPr>
          <w:trHeight w:val="300"/>
          <w:trPrChange w:id="211" w:author="Krishnaji Panse (kpanse)" w:date="2026-01-22T07:59:00Z">
            <w:trPr>
              <w:trHeight w:val="300"/>
            </w:trPr>
          </w:trPrChange>
        </w:trPr>
        <w:tc>
          <w:tcPr>
            <w:tcW w:w="1245" w:type="dxa"/>
            <w:tcPrChange w:id="212" w:author="Krishnaji Panse (kpanse)" w:date="2026-01-22T07:59:00Z">
              <w:tcPr>
                <w:tcW w:w="869" w:type="dxa"/>
              </w:tcPr>
            </w:tcPrChange>
          </w:tcPr>
          <w:p w14:paraId="25F146BE" w14:textId="5622B80B" w:rsidR="006B03FD" w:rsidRDefault="00736A90" w:rsidP="006B03FD">
            <w:ins w:id="213" w:author="Eleni Palkopoulou (epalkopo)" w:date="2025-12-11T13:20:00Z" w16du:dateUtc="2025-12-11T11:20:00Z">
              <w:r>
                <w:t>8</w:t>
              </w:r>
            </w:ins>
            <w:del w:id="214" w:author="Eleni Palkopoulou (epalkopo)" w:date="2025-12-11T13:20:00Z" w16du:dateUtc="2025-12-11T11:20:00Z">
              <w:r w:rsidR="006B03FD" w:rsidDel="00736A90">
                <w:delText>1</w:delText>
              </w:r>
              <w:r w:rsidR="006808B4" w:rsidDel="00736A90">
                <w:delText>1</w:delText>
              </w:r>
            </w:del>
          </w:p>
        </w:tc>
        <w:tc>
          <w:tcPr>
            <w:tcW w:w="4772" w:type="dxa"/>
            <w:tcPrChange w:id="215" w:author="Krishnaji Panse (kpanse)" w:date="2026-01-22T07:59:00Z">
              <w:tcPr>
                <w:tcW w:w="5148" w:type="dxa"/>
              </w:tcPr>
            </w:tcPrChange>
          </w:tcPr>
          <w:p w14:paraId="7A091386" w14:textId="31BF13F4" w:rsidR="006B03FD" w:rsidDel="00D93A84" w:rsidRDefault="00023B57" w:rsidP="006B03FD">
            <w:pPr>
              <w:rPr>
                <w:del w:id="216" w:author="Eleni Palkopoulou (epalkopo)" w:date="2025-12-11T13:23:00Z" w16du:dateUtc="2025-12-11T11:23:00Z"/>
              </w:rPr>
            </w:pPr>
            <w:del w:id="217" w:author="Eleni Palkopoulou (epalkopo)" w:date="2025-12-11T13:23:00Z" w16du:dateUtc="2025-12-11T11:23:00Z">
              <w:r w:rsidDel="00D93A84">
                <w:delText>(</w:delText>
              </w:r>
              <w:commentRangeStart w:id="218"/>
              <w:commentRangeStart w:id="219"/>
              <w:r w:rsidR="006B03FD" w:rsidDel="00D93A84">
                <w:delText>Show prompt instructing Crosswork Essentials to restore config.</w:delText>
              </w:r>
              <w:commentRangeEnd w:id="218"/>
              <w:r w:rsidR="006B03FD" w:rsidDel="00D93A84">
                <w:rPr>
                  <w:rStyle w:val="CommentReference"/>
                  <w:sz w:val="24"/>
                  <w:szCs w:val="24"/>
                </w:rPr>
                <w:commentReference w:id="218"/>
              </w:r>
              <w:commentRangeEnd w:id="219"/>
              <w:r w:rsidR="00C910D7" w:rsidDel="00D93A84">
                <w:rPr>
                  <w:rStyle w:val="CommentReference"/>
                  <w:sz w:val="24"/>
                  <w:szCs w:val="24"/>
                </w:rPr>
                <w:commentReference w:id="219"/>
              </w:r>
              <w:r w:rsidDel="00D93A84">
                <w:delText>)</w:delText>
              </w:r>
            </w:del>
          </w:p>
          <w:p w14:paraId="0CD3E6FF" w14:textId="77777777" w:rsidR="00023B57" w:rsidDel="00D93A84" w:rsidRDefault="00023B57" w:rsidP="006B03FD">
            <w:pPr>
              <w:rPr>
                <w:del w:id="220" w:author="Eleni Palkopoulou (epalkopo)" w:date="2025-12-11T13:23:00Z" w16du:dateUtc="2025-12-11T11:23:00Z"/>
              </w:rPr>
            </w:pPr>
          </w:p>
          <w:p w14:paraId="2C3E47B3" w14:textId="4B161684" w:rsidR="00DF78AC" w:rsidRDefault="00023B57" w:rsidP="00023B57">
            <w:pPr>
              <w:rPr>
                <w:ins w:id="221" w:author="Eleni Palkopoulou (epalkopo)" w:date="2025-12-11T13:23:00Z" w16du:dateUtc="2025-12-11T11:23:00Z"/>
              </w:rPr>
            </w:pPr>
            <w:del w:id="222" w:author="Eleni Palkopoulou (epalkopo)" w:date="2025-12-11T13:23:00Z" w16du:dateUtc="2025-12-11T11:23:00Z">
              <w:r w:rsidRPr="00966504" w:rsidDel="00D93A84">
                <w:delText>User types: “How can anomalies on device</w:delText>
              </w:r>
              <w:r w:rsidDel="00D93A84">
                <w:delText>s</w:delText>
              </w:r>
              <w:r w:rsidRPr="00966504" w:rsidDel="00D93A84">
                <w:delText xml:space="preserve"> &lt;x</w:delText>
              </w:r>
              <w:r w:rsidDel="00D93A84">
                <w:delText>,y</w:delText>
              </w:r>
              <w:r w:rsidRPr="00966504" w:rsidDel="00D93A84">
                <w:delText>&gt; be remediated?</w:delText>
              </w:r>
            </w:del>
          </w:p>
          <w:p w14:paraId="795157A5" w14:textId="77777777" w:rsidR="00D93A84" w:rsidRDefault="00D93A84" w:rsidP="00023B57">
            <w:pPr>
              <w:rPr>
                <w:ins w:id="223" w:author="Eleni Palkopoulou (epalkopo)" w:date="2025-12-11T13:22:00Z" w16du:dateUtc="2025-12-11T11:22:00Z"/>
              </w:rPr>
            </w:pPr>
          </w:p>
          <w:p w14:paraId="48C4738C" w14:textId="77777777" w:rsidR="00DF78AC" w:rsidRDefault="00DF78AC" w:rsidP="00DF78AC">
            <w:pPr>
              <w:rPr>
                <w:ins w:id="224" w:author="Eleni Palkopoulou (epalkopo)" w:date="2025-12-11T13:22:00Z" w16du:dateUtc="2025-12-11T11:22:00Z"/>
              </w:rPr>
            </w:pPr>
            <w:ins w:id="225" w:author="Eleni Palkopoulou (epalkopo)" w:date="2025-12-11T13:22:00Z" w16du:dateUtc="2025-12-11T11:22:00Z">
              <w:r>
                <w:t>Button is provided suggesting next step:</w:t>
              </w:r>
            </w:ins>
          </w:p>
          <w:p w14:paraId="33919C4D" w14:textId="0D40270F" w:rsidR="00DF78AC" w:rsidRDefault="00DF78AC" w:rsidP="00DF78AC">
            <w:pPr>
              <w:rPr>
                <w:ins w:id="226" w:author="Eleni Palkopoulou (epalkopo)" w:date="2025-12-11T13:22:00Z" w16du:dateUtc="2025-12-11T11:22:00Z"/>
              </w:rPr>
            </w:pPr>
            <w:ins w:id="227" w:author="Eleni Palkopoulou (epalkopo)" w:date="2025-12-11T13:22:00Z" w16du:dateUtc="2025-12-11T11:22:00Z">
              <w:r>
                <w:t xml:space="preserve"> “Get </w:t>
              </w:r>
            </w:ins>
            <w:ins w:id="228" w:author="Eleni Palkopoulou (epalkopo)" w:date="2025-12-11T13:23:00Z" w16du:dateUtc="2025-12-11T11:23:00Z">
              <w:r w:rsidR="00D93A84">
                <w:t>remediation plan for detected anomalies</w:t>
              </w:r>
            </w:ins>
            <w:ins w:id="229" w:author="Eleni Palkopoulou (epalkopo)" w:date="2025-12-11T13:22:00Z" w16du:dateUtc="2025-12-11T11:22:00Z">
              <w:r>
                <w:t>”</w:t>
              </w:r>
            </w:ins>
          </w:p>
          <w:p w14:paraId="7425F2A9" w14:textId="77777777" w:rsidR="00DF78AC" w:rsidRDefault="00DF78AC" w:rsidP="00DF78AC">
            <w:pPr>
              <w:rPr>
                <w:ins w:id="230" w:author="Eleni Palkopoulou (epalkopo)" w:date="2025-12-11T13:22:00Z" w16du:dateUtc="2025-12-11T11:22:00Z"/>
              </w:rPr>
            </w:pPr>
            <w:ins w:id="231" w:author="Eleni Palkopoulou (epalkopo)" w:date="2025-12-11T13:22:00Z" w16du:dateUtc="2025-12-11T11:22:00Z">
              <w:r>
                <w:t>User selects this.</w:t>
              </w:r>
            </w:ins>
          </w:p>
          <w:p w14:paraId="33BC8710" w14:textId="50BB1D32" w:rsidR="0024114C" w:rsidDel="00D93A84" w:rsidRDefault="0024114C" w:rsidP="00023B57">
            <w:pPr>
              <w:rPr>
                <w:del w:id="232" w:author="Eleni Palkopoulou (epalkopo)" w:date="2025-12-11T13:23:00Z" w16du:dateUtc="2025-12-11T11:23:00Z"/>
              </w:rPr>
            </w:pPr>
          </w:p>
          <w:p w14:paraId="26B81CD2" w14:textId="77777777" w:rsidR="00023B57" w:rsidRDefault="00023B57" w:rsidP="00023B57"/>
          <w:p w14:paraId="0036687A" w14:textId="77777777" w:rsidR="00023B57" w:rsidRPr="005B2B94" w:rsidRDefault="00023B57" w:rsidP="00023B57">
            <w:r w:rsidRPr="005B2B94">
              <w:t>AI Assistant responds: “Thinking…</w:t>
            </w:r>
          </w:p>
          <w:p w14:paraId="4252CF09" w14:textId="394DB823" w:rsidR="00023B57" w:rsidRPr="005B2B94" w:rsidRDefault="00023B57" w:rsidP="00023B57">
            <w:proofErr w:type="gramStart"/>
            <w:r w:rsidRPr="005B2B94">
              <w:t>Checking with</w:t>
            </w:r>
            <w:proofErr w:type="gramEnd"/>
            <w:r w:rsidRPr="005B2B94">
              <w:t xml:space="preserve"> </w:t>
            </w:r>
            <w:proofErr w:type="spellStart"/>
            <w:r w:rsidRPr="005B2B94">
              <w:t>Crosswork</w:t>
            </w:r>
            <w:proofErr w:type="spellEnd"/>
            <w:ins w:id="233" w:author="Eleni Palkopoulou (epalkopo)" w:date="2025-12-17T14:46:00Z" w16du:dateUtc="2025-12-17T12:46:00Z">
              <w:r w:rsidR="009C3B12">
                <w:t xml:space="preserve"> Network Controller</w:t>
              </w:r>
            </w:ins>
            <w:r w:rsidRPr="005B2B94">
              <w:t xml:space="preserve"> AI on recommended remediation.</w:t>
            </w:r>
          </w:p>
          <w:p w14:paraId="7DDD6761" w14:textId="77777777" w:rsidR="00023B57" w:rsidRPr="005B2B94" w:rsidRDefault="00023B57" w:rsidP="00023B57">
            <w:r w:rsidRPr="005B2B94">
              <w:t>Preparing results.</w:t>
            </w:r>
          </w:p>
          <w:p w14:paraId="0B1ADC59" w14:textId="03EFA2B2" w:rsidR="006971A5" w:rsidRDefault="00023B57" w:rsidP="006971A5">
            <w:r w:rsidRPr="005B2B94">
              <w:t>&lt;</w:t>
            </w:r>
            <w:r w:rsidR="006971A5" w:rsidRPr="005B2B94">
              <w:t xml:space="preserve"> Description of remediation plan</w:t>
            </w:r>
            <w:r w:rsidR="006971A5">
              <w:t>:</w:t>
            </w:r>
          </w:p>
          <w:p w14:paraId="0279AC5D" w14:textId="4179023E" w:rsidR="006971A5" w:rsidRDefault="006971A5" w:rsidP="00C306CF">
            <w:pPr>
              <w:pStyle w:val="ListParagraph"/>
              <w:numPr>
                <w:ilvl w:val="0"/>
                <w:numId w:val="2"/>
              </w:numPr>
            </w:pPr>
            <w:r>
              <w:t>Apply configuration change &lt;-</w:t>
            </w:r>
            <w:r w:rsidR="00067462">
              <w:t xml:space="preserve"> interface </w:t>
            </w:r>
            <w:r w:rsidR="00067462" w:rsidRPr="00711E2C">
              <w:t>TenGigE0/0/0/2</w:t>
            </w:r>
            <w:r w:rsidR="00067462">
              <w:t xml:space="preserve"> </w:t>
            </w:r>
            <w:r w:rsidR="00067462" w:rsidRPr="00EA41E7">
              <w:t xml:space="preserve">affinity flex-algo </w:t>
            </w:r>
            <w:proofErr w:type="gramStart"/>
            <w:r w:rsidR="00067462" w:rsidRPr="00EA41E7">
              <w:t>red</w:t>
            </w:r>
            <w:r w:rsidR="00067462">
              <w:t xml:space="preserve"> blue</w:t>
            </w:r>
            <w:proofErr w:type="gramEnd"/>
            <w:r w:rsidR="00067462">
              <w:t xml:space="preserve"> +interface </w:t>
            </w:r>
            <w:r w:rsidR="00067462" w:rsidRPr="00711E2C">
              <w:t>TenGigE0/0/0/2</w:t>
            </w:r>
            <w:r w:rsidR="00067462">
              <w:t xml:space="preserve"> </w:t>
            </w:r>
            <w:r w:rsidR="00067462" w:rsidRPr="00EA41E7">
              <w:t xml:space="preserve">affinity flex-algo </w:t>
            </w:r>
            <w:r w:rsidR="00067462">
              <w:t xml:space="preserve">blue </w:t>
            </w:r>
            <w:r>
              <w:t xml:space="preserve">&gt; to device &lt;x&gt; via </w:t>
            </w:r>
            <w:r w:rsidR="00EE4D08">
              <w:t>CNC</w:t>
            </w:r>
            <w:commentRangeStart w:id="234"/>
            <w:commentRangeEnd w:id="234"/>
            <w:del w:id="235" w:author="Eleni Palkopoulou (epalkopo)" w:date="2025-12-11T10:35:00Z" w16du:dateUtc="2025-12-11T08:35:00Z">
              <w:r w:rsidR="004F0F23" w:rsidDel="00EE4D08">
                <w:rPr>
                  <w:rStyle w:val="CommentReference"/>
                  <w:sz w:val="24"/>
                  <w:szCs w:val="24"/>
                </w:rPr>
                <w:commentReference w:id="234"/>
              </w:r>
            </w:del>
          </w:p>
          <w:p w14:paraId="42EE1E3B" w14:textId="4D56E939" w:rsidR="006F557A" w:rsidRDefault="006971A5" w:rsidP="00C306CF">
            <w:pPr>
              <w:pStyle w:val="ListParagraph"/>
              <w:numPr>
                <w:ilvl w:val="0"/>
                <w:numId w:val="2"/>
              </w:numPr>
              <w:rPr>
                <w:ins w:id="236" w:author="Eleni Palkopoulou (epalkopo)" w:date="2025-12-11T13:24:00Z" w16du:dateUtc="2025-12-11T11:24:00Z"/>
              </w:rPr>
            </w:pPr>
            <w:r>
              <w:t>Apply configuration change &lt;</w:t>
            </w:r>
            <w:proofErr w:type="spellStart"/>
            <w:r w:rsidRPr="000C0BBC">
              <w:t>tacacs</w:t>
            </w:r>
            <w:proofErr w:type="spellEnd"/>
            <w:r w:rsidRPr="000C0BBC">
              <w:t xml:space="preserve">-server login host 10.15.1.12 </w:t>
            </w:r>
            <w:proofErr w:type="spellStart"/>
            <w:r w:rsidRPr="000C0BBC">
              <w:t>vrf</w:t>
            </w:r>
            <w:proofErr w:type="spellEnd"/>
            <w:r w:rsidRPr="000C0BBC">
              <w:t xml:space="preserve"> management seq-num 2 key 7 0x960c890a272610d6aca0 port</w:t>
            </w:r>
            <w:r>
              <w:t xml:space="preserve"> &gt; to device &lt;y&gt; via </w:t>
            </w:r>
            <w:r w:rsidR="00B566A8">
              <w:t>CNC</w:t>
            </w:r>
            <w:r>
              <w:t xml:space="preserve"> </w:t>
            </w:r>
            <w:r w:rsidR="00023B57">
              <w:t>&gt;.</w:t>
            </w:r>
          </w:p>
          <w:p w14:paraId="26D3AE2D" w14:textId="77777777" w:rsidR="00D93A84" w:rsidRDefault="00D93A84" w:rsidP="006971A5">
            <w:pPr>
              <w:rPr>
                <w:ins w:id="237" w:author="Eleni Palkopoulou (epalkopo)" w:date="2025-12-11T13:24:00Z" w16du:dateUtc="2025-12-11T11:24:00Z"/>
              </w:rPr>
            </w:pPr>
          </w:p>
          <w:p w14:paraId="515E9A42" w14:textId="39E3B8AA" w:rsidR="00D93A84" w:rsidRDefault="00D93A84" w:rsidP="00D93A84">
            <w:pPr>
              <w:rPr>
                <w:ins w:id="238" w:author="Eleni Palkopoulou (epalkopo)" w:date="2025-12-11T13:24:00Z" w16du:dateUtc="2025-12-11T11:24:00Z"/>
              </w:rPr>
            </w:pPr>
            <w:ins w:id="239" w:author="Eleni Palkopoulou (epalkopo)" w:date="2025-12-11T13:24:00Z" w16du:dateUtc="2025-12-11T11:24:00Z">
              <w:r>
                <w:t>Buttons are provided suggesting next steps:</w:t>
              </w:r>
            </w:ins>
          </w:p>
          <w:p w14:paraId="3550BE34" w14:textId="48D2D36E" w:rsidR="00D93A84" w:rsidRDefault="00D93A84" w:rsidP="00D93A84">
            <w:pPr>
              <w:rPr>
                <w:ins w:id="240" w:author="Eleni Palkopoulou (epalkopo)" w:date="2025-12-22T14:27:00Z" w16du:dateUtc="2025-12-22T12:27:00Z"/>
              </w:rPr>
            </w:pPr>
            <w:ins w:id="241" w:author="Eleni Palkopoulou (epalkopo)" w:date="2025-12-11T13:24:00Z" w16du:dateUtc="2025-12-11T11:24:00Z">
              <w:r>
                <w:t xml:space="preserve"> “Proceed with deploying recommended </w:t>
              </w:r>
              <w:r w:rsidR="00602E09">
                <w:t xml:space="preserve">remediation </w:t>
              </w:r>
              <w:r>
                <w:t>plan”</w:t>
              </w:r>
            </w:ins>
          </w:p>
          <w:p w14:paraId="2F54575C" w14:textId="37AAE1BF" w:rsidR="009C2E80" w:rsidRDefault="009C2E80" w:rsidP="00D93A84">
            <w:pPr>
              <w:rPr>
                <w:ins w:id="242" w:author="Eleni Palkopoulou (epalkopo)" w:date="2025-12-11T13:24:00Z" w16du:dateUtc="2025-12-11T11:24:00Z"/>
              </w:rPr>
            </w:pPr>
            <w:commentRangeStart w:id="243"/>
            <w:ins w:id="244" w:author="Eleni Palkopoulou (epalkopo)" w:date="2025-12-22T14:27:00Z" w16du:dateUtc="2025-12-22T12:27:00Z">
              <w:r>
                <w:t xml:space="preserve">“Perform </w:t>
              </w:r>
              <w:proofErr w:type="gramStart"/>
              <w:r>
                <w:t>dry-run</w:t>
              </w:r>
              <w:proofErr w:type="gramEnd"/>
              <w:r>
                <w:t xml:space="preserve"> for recommended plan</w:t>
              </w:r>
            </w:ins>
            <w:ins w:id="245" w:author="Eleni Palkopoulou (epalkopo)" w:date="2025-12-22T14:28:00Z" w16du:dateUtc="2025-12-22T12:28:00Z">
              <w:r w:rsidR="00CA631F">
                <w:t>”</w:t>
              </w:r>
            </w:ins>
            <w:commentRangeEnd w:id="243"/>
            <w:ins w:id="246" w:author="Eleni Palkopoulou (epalkopo)" w:date="2025-12-22T14:29:00Z" w16du:dateUtc="2025-12-22T12:29:00Z">
              <w:r w:rsidR="00043C34">
                <w:rPr>
                  <w:rStyle w:val="CommentReference"/>
                  <w:sz w:val="24"/>
                  <w:szCs w:val="24"/>
                </w:rPr>
                <w:commentReference w:id="243"/>
              </w:r>
            </w:ins>
          </w:p>
          <w:p w14:paraId="6C6F3B82" w14:textId="0ED084B8" w:rsidR="00D93A84" w:rsidDel="00D93A84" w:rsidRDefault="00D93A84" w:rsidP="006971A5">
            <w:pPr>
              <w:rPr>
                <w:del w:id="247" w:author="Eleni Palkopoulou (epalkopo)" w:date="2025-12-11T13:24:00Z" w16du:dateUtc="2025-12-11T11:24:00Z"/>
              </w:rPr>
            </w:pPr>
            <w:ins w:id="248" w:author="Eleni Palkopoulou (epalkopo)" w:date="2025-12-11T13:24:00Z" w16du:dateUtc="2025-12-11T11:24:00Z">
              <w:r>
                <w:t xml:space="preserve">“Export </w:t>
              </w:r>
              <w:r w:rsidR="00602E09">
                <w:t>recomme</w:t>
              </w:r>
            </w:ins>
            <w:ins w:id="249" w:author="Eleni Palkopoulou (epalkopo)" w:date="2025-12-11T13:25:00Z" w16du:dateUtc="2025-12-11T11:25:00Z">
              <w:r w:rsidR="00602E09">
                <w:t>nded remediation plan”</w:t>
              </w:r>
            </w:ins>
          </w:p>
          <w:p w14:paraId="6015012F" w14:textId="77777777" w:rsidR="006F557A" w:rsidDel="00D93A84" w:rsidRDefault="006F557A" w:rsidP="00023B57">
            <w:pPr>
              <w:rPr>
                <w:del w:id="250" w:author="Eleni Palkopoulou (epalkopo)" w:date="2025-12-11T13:24:00Z" w16du:dateUtc="2025-12-11T11:24:00Z"/>
              </w:rPr>
            </w:pPr>
          </w:p>
          <w:p w14:paraId="3129B3D5" w14:textId="77777777" w:rsidR="00D55655" w:rsidRDefault="00D55655" w:rsidP="00D55655">
            <w:pPr>
              <w:rPr>
                <w:ins w:id="251" w:author="Eleni Palkopoulou (epalkopo)" w:date="2025-12-05T16:41:00Z" w16du:dateUtc="2025-12-05T14:41:00Z"/>
              </w:rPr>
            </w:pPr>
          </w:p>
          <w:p w14:paraId="6E7E80FE" w14:textId="77777777" w:rsidR="00C85819" w:rsidRDefault="00F71C0F" w:rsidP="00C85819">
            <w:pPr>
              <w:rPr>
                <w:ins w:id="252" w:author="Eleni Palkopoulou (epalkopo)" w:date="2025-12-11T13:25:00Z" w16du:dateUtc="2025-12-11T11:25:00Z"/>
              </w:rPr>
            </w:pPr>
            <w:ins w:id="253" w:author="Eleni Palkopoulou (epalkopo)" w:date="2025-12-11T13:25:00Z" w16du:dateUtc="2025-12-11T11:25:00Z">
              <w:r>
                <w:t>User selects</w:t>
              </w:r>
              <w:r w:rsidR="00C85819">
                <w:t>: “Proceed with deploying recommended remediation plan”</w:t>
              </w:r>
            </w:ins>
          </w:p>
          <w:p w14:paraId="35A88903" w14:textId="06277907" w:rsidR="00D55655" w:rsidRDefault="00D55655" w:rsidP="00D55655">
            <w:pPr>
              <w:rPr>
                <w:ins w:id="254" w:author="Eleni Palkopoulou (epalkopo)" w:date="2025-12-05T16:41:00Z" w16du:dateUtc="2025-12-05T14:41:00Z"/>
              </w:rPr>
            </w:pPr>
          </w:p>
          <w:p w14:paraId="1D9D0DF6" w14:textId="16F90241" w:rsidR="00D55655" w:rsidRDefault="00D55655" w:rsidP="00D55655">
            <w:r w:rsidRPr="003B5763">
              <w:t>AI Assistant responds: “</w:t>
            </w:r>
            <w:r>
              <w:t>Proceeding with recommended plan:</w:t>
            </w:r>
          </w:p>
          <w:p w14:paraId="0D375979" w14:textId="77777777" w:rsidR="00D55655" w:rsidRDefault="00D55655" w:rsidP="00D55655">
            <w:pPr>
              <w:rPr>
                <w:ins w:id="255" w:author="Eleni Palkopoulou (epalkopo)" w:date="2025-12-05T16:41:00Z" w16du:dateUtc="2025-12-05T14:41:00Z"/>
              </w:rPr>
            </w:pPr>
          </w:p>
          <w:p w14:paraId="2D2D4FFD" w14:textId="5BCB8525" w:rsidR="00D55655" w:rsidRDefault="00D55655" w:rsidP="00D55655">
            <w:r>
              <w:t xml:space="preserve">Applying configuration change </w:t>
            </w:r>
            <w:r w:rsidR="00056485">
              <w:t>&lt;</w:t>
            </w:r>
            <w:r w:rsidR="005D2CC7">
              <w:t xml:space="preserve">interface </w:t>
            </w:r>
            <w:r w:rsidR="005D2CC7" w:rsidRPr="00711E2C">
              <w:t>TenGigE0/0/0/2</w:t>
            </w:r>
            <w:r w:rsidR="005D2CC7">
              <w:t xml:space="preserve"> </w:t>
            </w:r>
            <w:r w:rsidR="005D2CC7" w:rsidRPr="00EA41E7">
              <w:t xml:space="preserve">affinity flex-algo </w:t>
            </w:r>
            <w:proofErr w:type="gramStart"/>
            <w:r w:rsidR="005D2CC7" w:rsidRPr="00EA41E7">
              <w:t>red</w:t>
            </w:r>
            <w:r w:rsidR="005D2CC7">
              <w:t xml:space="preserve"> blue</w:t>
            </w:r>
            <w:proofErr w:type="gramEnd"/>
            <w:r w:rsidR="005D2CC7">
              <w:t xml:space="preserve"> +interface </w:t>
            </w:r>
            <w:r w:rsidR="005D2CC7" w:rsidRPr="00711E2C">
              <w:t>TenGigE0/0/0/2</w:t>
            </w:r>
            <w:r w:rsidR="005D2CC7">
              <w:t xml:space="preserve"> </w:t>
            </w:r>
            <w:r w:rsidR="005D2CC7" w:rsidRPr="00EA41E7">
              <w:t xml:space="preserve">affinity flex-algo </w:t>
            </w:r>
            <w:r w:rsidR="005D2CC7">
              <w:t>blue</w:t>
            </w:r>
            <w:r>
              <w:t xml:space="preserve">&gt; to device &lt;x&gt; via </w:t>
            </w:r>
            <w:r w:rsidR="00EE4D08">
              <w:t>CNC</w:t>
            </w:r>
            <w:commentRangeStart w:id="256"/>
            <w:r>
              <w:t>.</w:t>
            </w:r>
            <w:commentRangeEnd w:id="256"/>
            <w:r w:rsidR="004F0F23">
              <w:rPr>
                <w:rStyle w:val="CommentReference"/>
                <w:sz w:val="24"/>
                <w:szCs w:val="24"/>
              </w:rPr>
              <w:commentReference w:id="256"/>
            </w:r>
          </w:p>
          <w:p w14:paraId="629EE45F" w14:textId="77777777" w:rsidR="00D55655" w:rsidRDefault="00D55655" w:rsidP="00D55655"/>
          <w:p w14:paraId="3E626A89" w14:textId="0A668596" w:rsidR="00D55655" w:rsidRPr="003B5763" w:rsidRDefault="00D55655" w:rsidP="00D55655">
            <w:r>
              <w:t>Applying configuration change &lt; -</w:t>
            </w:r>
            <w:proofErr w:type="spellStart"/>
            <w:r w:rsidRPr="000C0BBC">
              <w:t>tacacs</w:t>
            </w:r>
            <w:proofErr w:type="spellEnd"/>
            <w:r w:rsidRPr="000C0BBC">
              <w:t xml:space="preserve">-server login host 10.15.1.12 </w:t>
            </w:r>
            <w:proofErr w:type="spellStart"/>
            <w:r w:rsidRPr="000C0BBC">
              <w:t>vrf</w:t>
            </w:r>
            <w:proofErr w:type="spellEnd"/>
            <w:r w:rsidRPr="000C0BBC">
              <w:t xml:space="preserve"> management seq-num 2 key 7 0x960c890a272610d6aca0 port</w:t>
            </w:r>
            <w:r>
              <w:t xml:space="preserve">&gt; to device &lt;y&gt; via </w:t>
            </w:r>
            <w:r w:rsidR="0096485D">
              <w:t>CNC</w:t>
            </w:r>
            <w:r w:rsidRPr="003B5763">
              <w:t xml:space="preserve"> &gt;”</w:t>
            </w:r>
          </w:p>
          <w:p w14:paraId="45E9538B" w14:textId="77777777" w:rsidR="00D55655" w:rsidRPr="003B5763" w:rsidRDefault="00D55655" w:rsidP="00023B57"/>
          <w:p w14:paraId="609DEA80" w14:textId="77777777" w:rsidR="00023B57" w:rsidRPr="003B5763" w:rsidRDefault="00023B57" w:rsidP="00023B57"/>
          <w:p w14:paraId="45548DB8" w14:textId="77777777" w:rsidR="00AB634A" w:rsidRDefault="00AB634A" w:rsidP="00AB634A">
            <w:r w:rsidRPr="003B5763">
              <w:t>Card</w:t>
            </w:r>
            <w:r>
              <w:t>-8</w:t>
            </w:r>
            <w:r w:rsidRPr="003B5763">
              <w:t xml:space="preserve"> is added with info on changes performed and the option to revert the change.</w:t>
            </w:r>
          </w:p>
          <w:p w14:paraId="57CD9619" w14:textId="77777777" w:rsidR="00AB634A" w:rsidRDefault="00AB634A" w:rsidP="00AB634A"/>
          <w:p w14:paraId="22035CC8" w14:textId="0E91D712" w:rsidR="00345BBD" w:rsidRDefault="00AB634A" w:rsidP="00AB634A">
            <w:r>
              <w:lastRenderedPageBreak/>
              <w:t xml:space="preserve">Optional: </w:t>
            </w:r>
            <w:r w:rsidR="00544DED">
              <w:t xml:space="preserve">AI Assistant indicates: </w:t>
            </w:r>
            <w:r w:rsidR="00544DED" w:rsidRPr="00544DED">
              <w:t>“Waiting for service recovery</w:t>
            </w:r>
            <w:r w:rsidR="00955C32">
              <w:t>.</w:t>
            </w:r>
            <w:r w:rsidR="00544DED" w:rsidRPr="00544DED">
              <w:t>”</w:t>
            </w:r>
          </w:p>
          <w:p w14:paraId="1FEF6B01" w14:textId="5B786342" w:rsidR="00955C32" w:rsidRDefault="00544DED" w:rsidP="00AB634A">
            <w:r w:rsidRPr="00544DED">
              <w:t>In the backend, we wait for PCA to send the corresponding “clear” message.</w:t>
            </w:r>
            <w:r w:rsidR="00955C32">
              <w:t xml:space="preserve"> </w:t>
            </w:r>
            <w:r w:rsidR="00345BBD">
              <w:t xml:space="preserve">After some time, </w:t>
            </w:r>
            <w:r w:rsidR="00955C32">
              <w:t>AI Assistant</w:t>
            </w:r>
            <w:r w:rsidR="00345BBD">
              <w:t xml:space="preserve"> </w:t>
            </w:r>
            <w:r w:rsidR="00080DE0">
              <w:t>indi</w:t>
            </w:r>
            <w:r w:rsidR="00451951">
              <w:t>c</w:t>
            </w:r>
            <w:r w:rsidR="00080DE0">
              <w:t>ate</w:t>
            </w:r>
            <w:r w:rsidR="00955C32">
              <w:t>s</w:t>
            </w:r>
            <w:r w:rsidR="00080DE0">
              <w:t>: “</w:t>
            </w:r>
            <w:r w:rsidR="00D34DB2">
              <w:t>Service delay has been restored to</w:t>
            </w:r>
            <w:r w:rsidR="00955C32">
              <w:t xml:space="preserve"> baseline levels”</w:t>
            </w:r>
          </w:p>
          <w:p w14:paraId="05041726" w14:textId="29B1AABA" w:rsidR="00AB634A" w:rsidRPr="005B2B94" w:rsidRDefault="00AB634A" w:rsidP="00AB634A">
            <w:r>
              <w:t>Card-9 is added showing that delay is back to normal for service &lt;service id&gt;.</w:t>
            </w:r>
          </w:p>
          <w:p w14:paraId="3433BBFE" w14:textId="0D4D1734" w:rsidR="00023B57" w:rsidRDefault="00023B57" w:rsidP="006B03FD"/>
        </w:tc>
        <w:tc>
          <w:tcPr>
            <w:tcW w:w="2499" w:type="dxa"/>
            <w:tcPrChange w:id="257" w:author="Krishnaji Panse (kpanse)" w:date="2026-01-22T07:59:00Z">
              <w:tcPr>
                <w:tcW w:w="2499" w:type="dxa"/>
              </w:tcPr>
            </w:tcPrChange>
          </w:tcPr>
          <w:p w14:paraId="7AB90397" w14:textId="3354A1DE" w:rsidR="006B03FD" w:rsidRDefault="59496AC3" w:rsidP="006B03FD">
            <w:commentRangeStart w:id="258"/>
            <w:r>
              <w:lastRenderedPageBreak/>
              <w:t xml:space="preserve">With this information, we can use </w:t>
            </w:r>
            <w:r w:rsidR="037BB35F">
              <w:t xml:space="preserve">the </w:t>
            </w:r>
            <w:proofErr w:type="spellStart"/>
            <w:r>
              <w:t>Crosswork</w:t>
            </w:r>
            <w:proofErr w:type="spellEnd"/>
            <w:r>
              <w:t xml:space="preserve"> </w:t>
            </w:r>
            <w:r w:rsidR="71719F26">
              <w:t xml:space="preserve">Network Controller </w:t>
            </w:r>
            <w:r>
              <w:t xml:space="preserve">to </w:t>
            </w:r>
            <w:r w:rsidR="0B41E763">
              <w:t xml:space="preserve">get </w:t>
            </w:r>
            <w:r w:rsidR="15750FEE">
              <w:t xml:space="preserve">the recommended remediation </w:t>
            </w:r>
            <w:proofErr w:type="gramStart"/>
            <w:r w:rsidR="15750FEE">
              <w:t>plan</w:t>
            </w:r>
            <w:r w:rsidR="5CDC8520">
              <w:t xml:space="preserve"> </w:t>
            </w:r>
            <w:r w:rsidR="3E07D375">
              <w:t xml:space="preserve"> </w:t>
            </w:r>
            <w:r w:rsidR="28199A1C">
              <w:t>to</w:t>
            </w:r>
            <w:proofErr w:type="gramEnd"/>
            <w:r>
              <w:t xml:space="preserve"> restore normal network operations.</w:t>
            </w:r>
          </w:p>
          <w:p w14:paraId="1AB10B17" w14:textId="77777777" w:rsidR="00C211C5" w:rsidRDefault="00C211C5" w:rsidP="006B03FD"/>
          <w:commentRangeEnd w:id="258"/>
          <w:p w14:paraId="69E00218" w14:textId="30FC890E" w:rsidR="005B148C" w:rsidRDefault="00193C2B" w:rsidP="006B03FD">
            <w:r>
              <w:rPr>
                <w:rStyle w:val="CommentReference"/>
                <w:sz w:val="24"/>
                <w:szCs w:val="24"/>
              </w:rPr>
              <w:lastRenderedPageBreak/>
              <w:commentReference w:id="258"/>
            </w:r>
            <w:commentRangeStart w:id="259"/>
            <w:commentRangeStart w:id="260"/>
          </w:p>
          <w:p w14:paraId="20E8667E" w14:textId="77777777" w:rsidR="005B148C" w:rsidRDefault="005B148C" w:rsidP="005B148C">
            <w:r>
              <w:t xml:space="preserve">From here we have options: we can do a </w:t>
            </w:r>
            <w:proofErr w:type="gramStart"/>
            <w:r>
              <w:t>dry-run</w:t>
            </w:r>
            <w:proofErr w:type="gramEnd"/>
            <w:r>
              <w:t>, export the plan for a separate change process, or deploy it directly.</w:t>
            </w:r>
          </w:p>
          <w:p w14:paraId="0EB0B084" w14:textId="77777777" w:rsidR="005B148C" w:rsidRDefault="005B148C" w:rsidP="005B148C">
            <w:r>
              <w:t xml:space="preserve">But we'll proceed with deploying the recommended remediation plan. </w:t>
            </w:r>
          </w:p>
          <w:p w14:paraId="3FBFD85D" w14:textId="2B706908" w:rsidR="00193C2B" w:rsidRDefault="005B148C" w:rsidP="005B148C">
            <w:r>
              <w:t>The assistant applies the changes - two new cards appear - one capturing what was changed and another confirming the service has been recovered</w:t>
            </w:r>
            <w:commentRangeEnd w:id="259"/>
            <w:r w:rsidR="00193C2B">
              <w:rPr>
                <w:rStyle w:val="CommentReference"/>
                <w:sz w:val="24"/>
                <w:szCs w:val="24"/>
              </w:rPr>
              <w:commentReference w:id="259"/>
            </w:r>
            <w:commentRangeEnd w:id="260"/>
            <w:r w:rsidR="00FA229D">
              <w:rPr>
                <w:rStyle w:val="CommentReference"/>
                <w:sz w:val="24"/>
                <w:szCs w:val="24"/>
              </w:rPr>
              <w:commentReference w:id="260"/>
            </w:r>
          </w:p>
        </w:tc>
        <w:tc>
          <w:tcPr>
            <w:tcW w:w="834" w:type="dxa"/>
            <w:tcPrChange w:id="261" w:author="Krishnaji Panse (kpanse)" w:date="2026-01-22T07:59:00Z">
              <w:tcPr>
                <w:tcW w:w="834" w:type="dxa"/>
              </w:tcPr>
            </w:tcPrChange>
          </w:tcPr>
          <w:p w14:paraId="3DDC4080" w14:textId="77777777" w:rsidR="006B03FD" w:rsidRDefault="006B03FD" w:rsidP="006B03FD"/>
        </w:tc>
      </w:tr>
      <w:tr w:rsidR="00BC7DA5" w14:paraId="5942DE71" w14:textId="77777777" w:rsidTr="435767B7">
        <w:trPr>
          <w:trHeight w:val="300"/>
          <w:trPrChange w:id="262" w:author="Krishnaji Panse (kpanse)" w:date="2026-01-22T07:59:00Z">
            <w:trPr>
              <w:trHeight w:val="300"/>
            </w:trPr>
          </w:trPrChange>
        </w:trPr>
        <w:tc>
          <w:tcPr>
            <w:tcW w:w="1245" w:type="dxa"/>
            <w:tcPrChange w:id="263" w:author="Krishnaji Panse (kpanse)" w:date="2026-01-22T07:59:00Z">
              <w:tcPr>
                <w:tcW w:w="869" w:type="dxa"/>
              </w:tcPr>
            </w:tcPrChange>
          </w:tcPr>
          <w:p w14:paraId="0D902E8F" w14:textId="71FC2D3C" w:rsidR="006B03FD" w:rsidRDefault="00736A90" w:rsidP="006B03FD">
            <w:ins w:id="264" w:author="Eleni Palkopoulou (epalkopo)" w:date="2025-12-11T13:20:00Z" w16du:dateUtc="2025-12-11T11:20:00Z">
              <w:r>
                <w:lastRenderedPageBreak/>
                <w:t>9</w:t>
              </w:r>
            </w:ins>
            <w:del w:id="265" w:author="Eleni Palkopoulou (epalkopo)" w:date="2025-12-11T13:20:00Z" w16du:dateUtc="2025-12-11T11:20:00Z">
              <w:r w:rsidR="006B03FD" w:rsidDel="00736A90">
                <w:delText>1</w:delText>
              </w:r>
              <w:r w:rsidR="006808B4" w:rsidDel="00736A90">
                <w:delText>2</w:delText>
              </w:r>
            </w:del>
          </w:p>
        </w:tc>
        <w:tc>
          <w:tcPr>
            <w:tcW w:w="4772" w:type="dxa"/>
            <w:tcPrChange w:id="266" w:author="Krishnaji Panse (kpanse)" w:date="2026-01-22T07:59:00Z">
              <w:tcPr>
                <w:tcW w:w="5148" w:type="dxa"/>
              </w:tcPr>
            </w:tcPrChange>
          </w:tcPr>
          <w:p w14:paraId="6F56CDAF" w14:textId="24AB1103" w:rsidR="006B03FD" w:rsidRDefault="004E589E" w:rsidP="006B03FD">
            <w:r>
              <w:t xml:space="preserve">User requests </w:t>
            </w:r>
            <w:r w:rsidRPr="008E2F4D">
              <w:t xml:space="preserve">AI Canvas </w:t>
            </w:r>
            <w:r>
              <w:t xml:space="preserve">to </w:t>
            </w:r>
            <w:r w:rsidRPr="008E2F4D">
              <w:t>generate a detailed report</w:t>
            </w:r>
            <w:r>
              <w:t>.</w:t>
            </w:r>
          </w:p>
        </w:tc>
        <w:tc>
          <w:tcPr>
            <w:tcW w:w="2499" w:type="dxa"/>
            <w:tcPrChange w:id="267" w:author="Krishnaji Panse (kpanse)" w:date="2026-01-22T07:59:00Z">
              <w:tcPr>
                <w:tcW w:w="2499" w:type="dxa"/>
              </w:tcPr>
            </w:tcPrChange>
          </w:tcPr>
          <w:p w14:paraId="4DC864C5" w14:textId="1EBE76C0" w:rsidR="000A68E0" w:rsidRDefault="59496AC3" w:rsidP="006B03FD">
            <w:r>
              <w:t>Now that we’ve averted disaster,</w:t>
            </w:r>
            <w:ins w:id="268" w:author="Eleni Palkopoulou (epalkopo)" w:date="2026-01-07T13:45:00Z" w16du:dateUtc="2026-01-07T11:45:00Z">
              <w:r w:rsidR="003A12B5">
                <w:t xml:space="preserve"> </w:t>
              </w:r>
            </w:ins>
            <w:commentRangeStart w:id="269"/>
            <w:commentRangeStart w:id="270"/>
            <w:del w:id="271" w:author="Eleni Palkopoulou (epalkopo)" w:date="2026-01-07T13:44:00Z" w16du:dateUtc="2026-01-07T11:44:00Z">
              <w:r w:rsidDel="00B4177D">
                <w:delText xml:space="preserve"> </w:delText>
              </w:r>
              <w:commentRangeEnd w:id="269"/>
              <w:r w:rsidR="006B03FD" w:rsidDel="00B4177D">
                <w:rPr>
                  <w:rStyle w:val="CommentReference"/>
                  <w:sz w:val="24"/>
                  <w:szCs w:val="24"/>
                </w:rPr>
                <w:commentReference w:id="269"/>
              </w:r>
            </w:del>
            <w:commentRangeEnd w:id="270"/>
            <w:r w:rsidR="00101E0A">
              <w:rPr>
                <w:rStyle w:val="CommentReference"/>
                <w:sz w:val="24"/>
                <w:szCs w:val="24"/>
              </w:rPr>
              <w:commentReference w:id="270"/>
            </w:r>
            <w:r>
              <w:t xml:space="preserve">we can do some </w:t>
            </w:r>
            <w:proofErr w:type="gramStart"/>
            <w:r>
              <w:t>sleuthing</w:t>
            </w:r>
            <w:proofErr w:type="gramEnd"/>
            <w:r>
              <w:t xml:space="preserve"> and figure </w:t>
            </w:r>
            <w:r w:rsidR="27703254">
              <w:t xml:space="preserve">out </w:t>
            </w:r>
            <w:r>
              <w:t>who made those changes!</w:t>
            </w:r>
          </w:p>
          <w:p w14:paraId="18246CD6" w14:textId="219C29CD" w:rsidR="0008358C" w:rsidRDefault="00E032E1" w:rsidP="006B03FD">
            <w:r>
              <w:t>U</w:t>
            </w:r>
            <w:r w:rsidR="0008358C">
              <w:t xml:space="preserve">sing built-in capabilities </w:t>
            </w:r>
            <w:r w:rsidR="00A63057">
              <w:t>of</w:t>
            </w:r>
            <w:r w:rsidR="0008358C">
              <w:t xml:space="preserve"> AI Canvas</w:t>
            </w:r>
            <w:r>
              <w:t xml:space="preserve">, we can easily generate a detailed report </w:t>
            </w:r>
            <w:r w:rsidR="003052D0">
              <w:t>to</w:t>
            </w:r>
            <w:r w:rsidR="003F4F25">
              <w:t xml:space="preserve"> capture</w:t>
            </w:r>
            <w:r w:rsidR="00334924">
              <w:t xml:space="preserve"> the issue and </w:t>
            </w:r>
            <w:r w:rsidR="00044EA9">
              <w:t>actions taken</w:t>
            </w:r>
            <w:r w:rsidR="0008358C">
              <w:t xml:space="preserve">.  </w:t>
            </w:r>
            <w:commentRangeStart w:id="272"/>
            <w:commentRangeStart w:id="273"/>
            <w:r w:rsidR="0008358C">
              <w:t xml:space="preserve"> </w:t>
            </w:r>
            <w:commentRangeEnd w:id="272"/>
            <w:r w:rsidR="0008358C">
              <w:rPr>
                <w:rStyle w:val="CommentReference"/>
                <w:sz w:val="24"/>
                <w:szCs w:val="24"/>
              </w:rPr>
              <w:commentReference w:id="272"/>
            </w:r>
            <w:commentRangeEnd w:id="273"/>
            <w:r w:rsidR="00613B88">
              <w:rPr>
                <w:rStyle w:val="CommentReference"/>
                <w:sz w:val="24"/>
                <w:szCs w:val="24"/>
              </w:rPr>
              <w:commentReference w:id="273"/>
            </w:r>
          </w:p>
          <w:p w14:paraId="4F84BFFC" w14:textId="77777777" w:rsidR="00C1470E" w:rsidRDefault="00C1470E" w:rsidP="006B03FD"/>
          <w:p w14:paraId="701D9314" w14:textId="2CA53C4F" w:rsidR="00C1470E" w:rsidRDefault="00C1470E" w:rsidP="006B03FD"/>
        </w:tc>
        <w:tc>
          <w:tcPr>
            <w:tcW w:w="834" w:type="dxa"/>
            <w:tcPrChange w:id="274" w:author="Krishnaji Panse (kpanse)" w:date="2026-01-22T07:59:00Z">
              <w:tcPr>
                <w:tcW w:w="834" w:type="dxa"/>
              </w:tcPr>
            </w:tcPrChange>
          </w:tcPr>
          <w:p w14:paraId="39A064AC" w14:textId="77777777" w:rsidR="006B03FD" w:rsidRDefault="006B03FD" w:rsidP="006B03FD"/>
        </w:tc>
      </w:tr>
      <w:tr w:rsidR="00BC7DA5" w14:paraId="28D412ED" w14:textId="77777777" w:rsidTr="435767B7">
        <w:trPr>
          <w:trHeight w:val="300"/>
          <w:trPrChange w:id="275" w:author="Krishnaji Panse (kpanse)" w:date="2026-01-22T07:59:00Z">
            <w:trPr>
              <w:trHeight w:val="300"/>
            </w:trPr>
          </w:trPrChange>
        </w:trPr>
        <w:tc>
          <w:tcPr>
            <w:tcW w:w="1245" w:type="dxa"/>
            <w:tcPrChange w:id="276" w:author="Krishnaji Panse (kpanse)" w:date="2026-01-22T07:59:00Z">
              <w:tcPr>
                <w:tcW w:w="869" w:type="dxa"/>
              </w:tcPr>
            </w:tcPrChange>
          </w:tcPr>
          <w:p w14:paraId="755C8B96" w14:textId="77777777" w:rsidR="006B03FD" w:rsidRDefault="006B03FD" w:rsidP="006B03FD"/>
        </w:tc>
        <w:tc>
          <w:tcPr>
            <w:tcW w:w="4772" w:type="dxa"/>
            <w:tcPrChange w:id="277" w:author="Krishnaji Panse (kpanse)" w:date="2026-01-22T07:59:00Z">
              <w:tcPr>
                <w:tcW w:w="5148" w:type="dxa"/>
              </w:tcPr>
            </w:tcPrChange>
          </w:tcPr>
          <w:p w14:paraId="7A63E0F7" w14:textId="77777777" w:rsidR="006B03FD" w:rsidRDefault="006B03FD" w:rsidP="006B03FD"/>
        </w:tc>
        <w:tc>
          <w:tcPr>
            <w:tcW w:w="2499" w:type="dxa"/>
            <w:tcPrChange w:id="278" w:author="Krishnaji Panse (kpanse)" w:date="2026-01-22T07:59:00Z">
              <w:tcPr>
                <w:tcW w:w="2499" w:type="dxa"/>
              </w:tcPr>
            </w:tcPrChange>
          </w:tcPr>
          <w:p w14:paraId="64BA5E16" w14:textId="77777777" w:rsidR="006B03FD" w:rsidRDefault="006B03FD" w:rsidP="006B03FD"/>
        </w:tc>
        <w:tc>
          <w:tcPr>
            <w:tcW w:w="834" w:type="dxa"/>
            <w:tcPrChange w:id="279" w:author="Krishnaji Panse (kpanse)" w:date="2026-01-22T07:59:00Z">
              <w:tcPr>
                <w:tcW w:w="834" w:type="dxa"/>
              </w:tcPr>
            </w:tcPrChange>
          </w:tcPr>
          <w:p w14:paraId="5CB863A8" w14:textId="77777777" w:rsidR="006B03FD" w:rsidRDefault="006B03FD" w:rsidP="006B03FD"/>
        </w:tc>
      </w:tr>
      <w:tr w:rsidR="00BC7DA5" w14:paraId="7CDF3129" w14:textId="77777777" w:rsidTr="435767B7">
        <w:trPr>
          <w:trHeight w:val="300"/>
          <w:trPrChange w:id="280" w:author="Krishnaji Panse (kpanse)" w:date="2026-01-22T07:59:00Z">
            <w:trPr>
              <w:trHeight w:val="300"/>
            </w:trPr>
          </w:trPrChange>
        </w:trPr>
        <w:tc>
          <w:tcPr>
            <w:tcW w:w="1245" w:type="dxa"/>
            <w:tcPrChange w:id="281" w:author="Krishnaji Panse (kpanse)" w:date="2026-01-22T07:59:00Z">
              <w:tcPr>
                <w:tcW w:w="869" w:type="dxa"/>
              </w:tcPr>
            </w:tcPrChange>
          </w:tcPr>
          <w:p w14:paraId="6AE6E157" w14:textId="77777777" w:rsidR="006B03FD" w:rsidRDefault="006B03FD" w:rsidP="006B03FD"/>
        </w:tc>
        <w:tc>
          <w:tcPr>
            <w:tcW w:w="4772" w:type="dxa"/>
            <w:tcPrChange w:id="282" w:author="Krishnaji Panse (kpanse)" w:date="2026-01-22T07:59:00Z">
              <w:tcPr>
                <w:tcW w:w="5148" w:type="dxa"/>
              </w:tcPr>
            </w:tcPrChange>
          </w:tcPr>
          <w:p w14:paraId="365FBF3E" w14:textId="77777777" w:rsidR="006B03FD" w:rsidRDefault="006B03FD" w:rsidP="006B03FD"/>
        </w:tc>
        <w:tc>
          <w:tcPr>
            <w:tcW w:w="2499" w:type="dxa"/>
            <w:tcPrChange w:id="283" w:author="Krishnaji Panse (kpanse)" w:date="2026-01-22T07:59:00Z">
              <w:tcPr>
                <w:tcW w:w="2499" w:type="dxa"/>
              </w:tcPr>
            </w:tcPrChange>
          </w:tcPr>
          <w:p w14:paraId="123871F0" w14:textId="77777777" w:rsidR="006B03FD" w:rsidRDefault="006B03FD" w:rsidP="006B03FD"/>
        </w:tc>
        <w:tc>
          <w:tcPr>
            <w:tcW w:w="834" w:type="dxa"/>
            <w:tcPrChange w:id="284" w:author="Krishnaji Panse (kpanse)" w:date="2026-01-22T07:59:00Z">
              <w:tcPr>
                <w:tcW w:w="834" w:type="dxa"/>
              </w:tcPr>
            </w:tcPrChange>
          </w:tcPr>
          <w:p w14:paraId="1A77B172" w14:textId="77777777" w:rsidR="006B03FD" w:rsidRDefault="006B03FD" w:rsidP="006B03FD"/>
        </w:tc>
      </w:tr>
      <w:tr w:rsidR="00BC7DA5" w14:paraId="0255CB1B" w14:textId="77777777" w:rsidTr="435767B7">
        <w:trPr>
          <w:trHeight w:val="300"/>
          <w:trPrChange w:id="285" w:author="Krishnaji Panse (kpanse)" w:date="2026-01-22T07:59:00Z">
            <w:trPr>
              <w:trHeight w:val="300"/>
            </w:trPr>
          </w:trPrChange>
        </w:trPr>
        <w:tc>
          <w:tcPr>
            <w:tcW w:w="1245" w:type="dxa"/>
            <w:tcPrChange w:id="286" w:author="Krishnaji Panse (kpanse)" w:date="2026-01-22T07:59:00Z">
              <w:tcPr>
                <w:tcW w:w="869" w:type="dxa"/>
              </w:tcPr>
            </w:tcPrChange>
          </w:tcPr>
          <w:p w14:paraId="196DEE6E" w14:textId="77777777" w:rsidR="006B03FD" w:rsidRDefault="006B03FD" w:rsidP="006B03FD"/>
        </w:tc>
        <w:tc>
          <w:tcPr>
            <w:tcW w:w="4772" w:type="dxa"/>
            <w:tcPrChange w:id="287" w:author="Krishnaji Panse (kpanse)" w:date="2026-01-22T07:59:00Z">
              <w:tcPr>
                <w:tcW w:w="5148" w:type="dxa"/>
              </w:tcPr>
            </w:tcPrChange>
          </w:tcPr>
          <w:p w14:paraId="2960A118" w14:textId="77777777" w:rsidR="006B03FD" w:rsidRDefault="006B03FD" w:rsidP="006B03FD"/>
        </w:tc>
        <w:tc>
          <w:tcPr>
            <w:tcW w:w="2499" w:type="dxa"/>
            <w:tcPrChange w:id="288" w:author="Krishnaji Panse (kpanse)" w:date="2026-01-22T07:59:00Z">
              <w:tcPr>
                <w:tcW w:w="2499" w:type="dxa"/>
              </w:tcPr>
            </w:tcPrChange>
          </w:tcPr>
          <w:p w14:paraId="7B10D2DB" w14:textId="77777777" w:rsidR="006B03FD" w:rsidRDefault="006B03FD" w:rsidP="006B03FD"/>
        </w:tc>
        <w:tc>
          <w:tcPr>
            <w:tcW w:w="834" w:type="dxa"/>
            <w:tcPrChange w:id="289" w:author="Krishnaji Panse (kpanse)" w:date="2026-01-22T07:59:00Z">
              <w:tcPr>
                <w:tcW w:w="834" w:type="dxa"/>
              </w:tcPr>
            </w:tcPrChange>
          </w:tcPr>
          <w:p w14:paraId="4F762427" w14:textId="77777777" w:rsidR="006B03FD" w:rsidRDefault="006B03FD" w:rsidP="006B03FD"/>
        </w:tc>
      </w:tr>
    </w:tbl>
    <w:p w14:paraId="2D660077" w14:textId="7A6413CA" w:rsidR="001A6F78" w:rsidDel="000C2794" w:rsidRDefault="001A6F78">
      <w:pPr>
        <w:rPr>
          <w:del w:id="290" w:author="Eleni Palkopoulou (epalkopo)" w:date="2025-12-09T18:42:00Z" w16du:dateUtc="2025-12-09T16:42:00Z"/>
        </w:rPr>
      </w:pPr>
    </w:p>
    <w:p w14:paraId="7348799C" w14:textId="7BF4A78F" w:rsidR="00402E36" w:rsidRDefault="00402E36">
      <w:pPr>
        <w:rPr>
          <w:ins w:id="291" w:author="Eleni Palkopoulou (epalkopo)" w:date="2025-12-10T17:50:00Z" w16du:dateUtc="2025-12-10T15:50:00Z"/>
        </w:rPr>
      </w:pPr>
      <w:ins w:id="292" w:author="Eleni Palkopoulou (epalkopo)" w:date="2025-12-10T17:50:00Z" w16du:dateUtc="2025-12-10T15:50:00Z">
        <w:r>
          <w:br w:type="page"/>
        </w:r>
      </w:ins>
    </w:p>
    <w:p w14:paraId="73CD0E8C" w14:textId="355F99BD" w:rsidR="001A6F78" w:rsidRDefault="00402E36" w:rsidP="000C2794">
      <w:pPr>
        <w:rPr>
          <w:ins w:id="293" w:author="Eleni Palkopoulou (epalkopo)" w:date="2025-12-10T17:50:00Z" w16du:dateUtc="2025-12-10T15:50:00Z"/>
        </w:rPr>
      </w:pPr>
      <w:ins w:id="294" w:author="Eleni Palkopoulou (epalkopo)" w:date="2025-12-10T17:50:00Z" w16du:dateUtc="2025-12-10T15:50:00Z">
        <w:r>
          <w:lastRenderedPageBreak/>
          <w:t>Script-2 (place</w:t>
        </w:r>
      </w:ins>
      <w:ins w:id="295" w:author="Eleni Palkopoulou (epalkopo)" w:date="2025-12-10T17:51:00Z" w16du:dateUtc="2025-12-10T15:51:00Z">
        <w:r>
          <w:t>holder)</w:t>
        </w:r>
      </w:ins>
      <w:ins w:id="296" w:author="Eleni Palkopoulou (epalkopo)" w:date="2025-12-10T17:50:00Z" w16du:dateUtc="2025-12-10T15:50:00Z">
        <w:r>
          <w:t>:</w:t>
        </w:r>
      </w:ins>
    </w:p>
    <w:p w14:paraId="4FFF3D34" w14:textId="77777777" w:rsidR="00402E36" w:rsidRDefault="00402E36" w:rsidP="000C2794">
      <w:pPr>
        <w:rPr>
          <w:ins w:id="297" w:author="Eleni Palkopoulou (epalkopo)" w:date="2025-12-10T17:50:00Z" w16du:dateUtc="2025-12-10T15:50:00Z"/>
        </w:rPr>
      </w:pPr>
    </w:p>
    <w:tbl>
      <w:tblPr>
        <w:tblStyle w:val="TableGrid"/>
        <w:tblW w:w="0" w:type="auto"/>
        <w:tblLook w:val="04A0" w:firstRow="1" w:lastRow="0" w:firstColumn="1" w:lastColumn="0" w:noHBand="0" w:noVBand="1"/>
      </w:tblPr>
      <w:tblGrid>
        <w:gridCol w:w="872"/>
        <w:gridCol w:w="4253"/>
        <w:gridCol w:w="4225"/>
      </w:tblGrid>
      <w:tr w:rsidR="00402E36" w:rsidRPr="00402E36" w14:paraId="2A87BF82" w14:textId="77777777">
        <w:trPr>
          <w:ins w:id="298" w:author="Eleni Palkopoulou (epalkopo)" w:date="2025-12-10T17:50:00Z"/>
        </w:trPr>
        <w:tc>
          <w:tcPr>
            <w:tcW w:w="715" w:type="dxa"/>
          </w:tcPr>
          <w:p w14:paraId="5D9F0C5E" w14:textId="77777777" w:rsidR="00402E36" w:rsidRPr="00402E36" w:rsidRDefault="00402E36">
            <w:pPr>
              <w:rPr>
                <w:ins w:id="299" w:author="Eleni Palkopoulou (epalkopo)" w:date="2025-12-10T17:50:00Z" w16du:dateUtc="2025-12-10T15:50:00Z"/>
                <w:rFonts w:ascii="Aptos" w:hAnsi="Aptos"/>
                <w:rPrChange w:id="300" w:author="Eleni Palkopoulou (epalkopo)" w:date="2025-12-10T17:51:00Z" w16du:dateUtc="2025-12-10T15:51:00Z">
                  <w:rPr>
                    <w:ins w:id="301" w:author="Eleni Palkopoulou (epalkopo)" w:date="2025-12-10T17:50:00Z" w16du:dateUtc="2025-12-10T15:50:00Z"/>
                  </w:rPr>
                </w:rPrChange>
              </w:rPr>
            </w:pPr>
            <w:ins w:id="302" w:author="Eleni Palkopoulou (epalkopo)" w:date="2025-12-10T17:50:00Z" w16du:dateUtc="2025-12-10T15:50:00Z">
              <w:r w:rsidRPr="00402E36">
                <w:rPr>
                  <w:rFonts w:ascii="Aptos" w:hAnsi="Aptos"/>
                  <w:rPrChange w:id="303" w:author="Eleni Palkopoulou (epalkopo)" w:date="2025-12-10T17:51:00Z" w16du:dateUtc="2025-12-10T15:51:00Z">
                    <w:rPr/>
                  </w:rPrChange>
                </w:rPr>
                <w:t>Frame</w:t>
              </w:r>
            </w:ins>
          </w:p>
        </w:tc>
        <w:tc>
          <w:tcPr>
            <w:tcW w:w="4320" w:type="dxa"/>
          </w:tcPr>
          <w:p w14:paraId="39AA501C" w14:textId="77777777" w:rsidR="00402E36" w:rsidRPr="00402E36" w:rsidRDefault="00402E36">
            <w:pPr>
              <w:rPr>
                <w:ins w:id="304" w:author="Eleni Palkopoulou (epalkopo)" w:date="2025-12-10T17:50:00Z" w16du:dateUtc="2025-12-10T15:50:00Z"/>
                <w:rFonts w:ascii="Aptos" w:hAnsi="Aptos"/>
                <w:rPrChange w:id="305" w:author="Eleni Palkopoulou (epalkopo)" w:date="2025-12-10T17:51:00Z" w16du:dateUtc="2025-12-10T15:51:00Z">
                  <w:rPr>
                    <w:ins w:id="306" w:author="Eleni Palkopoulou (epalkopo)" w:date="2025-12-10T17:50:00Z" w16du:dateUtc="2025-12-10T15:50:00Z"/>
                  </w:rPr>
                </w:rPrChange>
              </w:rPr>
            </w:pPr>
            <w:ins w:id="307" w:author="Eleni Palkopoulou (epalkopo)" w:date="2025-12-10T17:50:00Z" w16du:dateUtc="2025-12-10T15:50:00Z">
              <w:r w:rsidRPr="00402E36">
                <w:rPr>
                  <w:rFonts w:ascii="Aptos" w:hAnsi="Aptos"/>
                  <w:rPrChange w:id="308" w:author="Eleni Palkopoulou (epalkopo)" w:date="2025-12-10T17:51:00Z" w16du:dateUtc="2025-12-10T15:51:00Z">
                    <w:rPr/>
                  </w:rPrChange>
                </w:rPr>
                <w:t>Talk Track</w:t>
              </w:r>
            </w:ins>
          </w:p>
        </w:tc>
        <w:tc>
          <w:tcPr>
            <w:tcW w:w="4315" w:type="dxa"/>
          </w:tcPr>
          <w:p w14:paraId="55D01378" w14:textId="77777777" w:rsidR="00402E36" w:rsidRPr="00402E36" w:rsidRDefault="00402E36">
            <w:pPr>
              <w:rPr>
                <w:ins w:id="309" w:author="Eleni Palkopoulou (epalkopo)" w:date="2025-12-10T17:50:00Z" w16du:dateUtc="2025-12-10T15:50:00Z"/>
                <w:rFonts w:ascii="Aptos" w:hAnsi="Aptos"/>
                <w:rPrChange w:id="310" w:author="Eleni Palkopoulou (epalkopo)" w:date="2025-12-10T17:51:00Z" w16du:dateUtc="2025-12-10T15:51:00Z">
                  <w:rPr>
                    <w:ins w:id="311" w:author="Eleni Palkopoulou (epalkopo)" w:date="2025-12-10T17:50:00Z" w16du:dateUtc="2025-12-10T15:50:00Z"/>
                  </w:rPr>
                </w:rPrChange>
              </w:rPr>
            </w:pPr>
            <w:ins w:id="312" w:author="Eleni Palkopoulou (epalkopo)" w:date="2025-12-10T17:50:00Z" w16du:dateUtc="2025-12-10T15:50:00Z">
              <w:r w:rsidRPr="00402E36">
                <w:rPr>
                  <w:rFonts w:ascii="Aptos" w:hAnsi="Aptos"/>
                  <w:rPrChange w:id="313" w:author="Eleni Palkopoulou (epalkopo)" w:date="2025-12-10T17:51:00Z" w16du:dateUtc="2025-12-10T15:51:00Z">
                    <w:rPr/>
                  </w:rPrChange>
                </w:rPr>
                <w:t>Visual</w:t>
              </w:r>
            </w:ins>
          </w:p>
        </w:tc>
      </w:tr>
      <w:tr w:rsidR="00402E36" w:rsidRPr="00402E36" w14:paraId="33184C73" w14:textId="77777777">
        <w:trPr>
          <w:ins w:id="314" w:author="Eleni Palkopoulou (epalkopo)" w:date="2025-12-10T17:50:00Z"/>
        </w:trPr>
        <w:tc>
          <w:tcPr>
            <w:tcW w:w="715" w:type="dxa"/>
          </w:tcPr>
          <w:p w14:paraId="34CA9AB2" w14:textId="77777777" w:rsidR="00402E36" w:rsidRPr="00402E36" w:rsidRDefault="00402E36">
            <w:pPr>
              <w:jc w:val="center"/>
              <w:rPr>
                <w:ins w:id="315" w:author="Eleni Palkopoulou (epalkopo)" w:date="2025-12-10T17:50:00Z" w16du:dateUtc="2025-12-10T15:50:00Z"/>
                <w:rFonts w:ascii="Aptos" w:hAnsi="Aptos"/>
                <w:rPrChange w:id="316" w:author="Eleni Palkopoulou (epalkopo)" w:date="2025-12-10T17:51:00Z" w16du:dateUtc="2025-12-10T15:51:00Z">
                  <w:rPr>
                    <w:ins w:id="317" w:author="Eleni Palkopoulou (epalkopo)" w:date="2025-12-10T17:50:00Z" w16du:dateUtc="2025-12-10T15:50:00Z"/>
                  </w:rPr>
                </w:rPrChange>
              </w:rPr>
            </w:pPr>
            <w:ins w:id="318" w:author="Eleni Palkopoulou (epalkopo)" w:date="2025-12-10T17:50:00Z" w16du:dateUtc="2025-12-10T15:50:00Z">
              <w:r w:rsidRPr="00402E36">
                <w:rPr>
                  <w:rFonts w:ascii="Aptos" w:hAnsi="Aptos"/>
                  <w:rPrChange w:id="319" w:author="Eleni Palkopoulou (epalkopo)" w:date="2025-12-10T17:51:00Z" w16du:dateUtc="2025-12-10T15:51:00Z">
                    <w:rPr/>
                  </w:rPrChange>
                </w:rPr>
                <w:t>1</w:t>
              </w:r>
            </w:ins>
          </w:p>
        </w:tc>
        <w:tc>
          <w:tcPr>
            <w:tcW w:w="4320" w:type="dxa"/>
          </w:tcPr>
          <w:p w14:paraId="5B9D688B" w14:textId="77777777" w:rsidR="00402E36" w:rsidRPr="00402E36" w:rsidRDefault="00402E36">
            <w:pPr>
              <w:rPr>
                <w:ins w:id="320" w:author="Eleni Palkopoulou (epalkopo)" w:date="2025-12-10T17:50:00Z" w16du:dateUtc="2025-12-10T15:50:00Z"/>
                <w:rFonts w:ascii="Aptos" w:hAnsi="Aptos"/>
                <w:rPrChange w:id="321" w:author="Eleni Palkopoulou (epalkopo)" w:date="2025-12-10T17:51:00Z" w16du:dateUtc="2025-12-10T15:51:00Z">
                  <w:rPr>
                    <w:ins w:id="322" w:author="Eleni Palkopoulou (epalkopo)" w:date="2025-12-10T17:50:00Z" w16du:dateUtc="2025-12-10T15:50:00Z"/>
                    <w:sz w:val="20"/>
                    <w:szCs w:val="20"/>
                  </w:rPr>
                </w:rPrChange>
              </w:rPr>
            </w:pPr>
            <w:ins w:id="323" w:author="Eleni Palkopoulou (epalkopo)" w:date="2025-12-10T17:50:00Z" w16du:dateUtc="2025-12-10T15:50:00Z">
              <w:r w:rsidRPr="00402E36">
                <w:rPr>
                  <w:rFonts w:ascii="Aptos" w:hAnsi="Aptos"/>
                  <w:rPrChange w:id="324" w:author="Eleni Palkopoulou (epalkopo)" w:date="2025-12-10T17:51:00Z" w16du:dateUtc="2025-12-10T15:51:00Z">
                    <w:rPr>
                      <w:sz w:val="20"/>
                      <w:szCs w:val="20"/>
                    </w:rPr>
                  </w:rPrChange>
                </w:rPr>
                <w:t>So you are at work, on your lunch break, trying to figure out today</w:t>
              </w:r>
              <w:r w:rsidRPr="00402E36">
                <w:rPr>
                  <w:rFonts w:ascii="Aptos" w:hAnsi="Aptos" w:hint="eastAsia"/>
                  <w:rPrChange w:id="325" w:author="Eleni Palkopoulou (epalkopo)" w:date="2025-12-10T17:51:00Z" w16du:dateUtc="2025-12-10T15:51:00Z">
                    <w:rPr>
                      <w:rFonts w:hint="eastAsia"/>
                      <w:sz w:val="20"/>
                      <w:szCs w:val="20"/>
                    </w:rPr>
                  </w:rPrChange>
                </w:rPr>
                <w:t>’</w:t>
              </w:r>
              <w:r w:rsidRPr="00402E36">
                <w:rPr>
                  <w:rFonts w:ascii="Aptos" w:hAnsi="Aptos"/>
                  <w:rPrChange w:id="326" w:author="Eleni Palkopoulou (epalkopo)" w:date="2025-12-10T17:51:00Z" w16du:dateUtc="2025-12-10T15:51:00Z">
                    <w:rPr>
                      <w:sz w:val="20"/>
                      <w:szCs w:val="20"/>
                    </w:rPr>
                  </w:rPrChange>
                </w:rPr>
                <w:t>s Wordle when you start getting chat messages from your ops manager that you</w:t>
              </w:r>
              <w:r w:rsidRPr="00402E36">
                <w:rPr>
                  <w:rFonts w:ascii="Aptos" w:hAnsi="Aptos" w:hint="eastAsia"/>
                  <w:rPrChange w:id="327" w:author="Eleni Palkopoulou (epalkopo)" w:date="2025-12-10T17:51:00Z" w16du:dateUtc="2025-12-10T15:51:00Z">
                    <w:rPr>
                      <w:rFonts w:hint="eastAsia"/>
                      <w:sz w:val="20"/>
                      <w:szCs w:val="20"/>
                    </w:rPr>
                  </w:rPrChange>
                </w:rPr>
                <w:t>’</w:t>
              </w:r>
              <w:r w:rsidRPr="00402E36">
                <w:rPr>
                  <w:rFonts w:ascii="Aptos" w:hAnsi="Aptos"/>
                  <w:rPrChange w:id="328" w:author="Eleni Palkopoulou (epalkopo)" w:date="2025-12-10T17:51:00Z" w16du:dateUtc="2025-12-10T15:51:00Z">
                    <w:rPr>
                      <w:sz w:val="20"/>
                      <w:szCs w:val="20"/>
                    </w:rPr>
                  </w:rPrChange>
                </w:rPr>
                <w:t>re starting to get complaints from your offices in France and Spain about the network</w:t>
              </w:r>
              <w:r w:rsidRPr="00402E36">
                <w:rPr>
                  <w:rFonts w:ascii="Aptos" w:hAnsi="Aptos" w:hint="eastAsia"/>
                  <w:rPrChange w:id="329" w:author="Eleni Palkopoulou (epalkopo)" w:date="2025-12-10T17:51:00Z" w16du:dateUtc="2025-12-10T15:51:00Z">
                    <w:rPr>
                      <w:rFonts w:hint="eastAsia"/>
                      <w:sz w:val="20"/>
                      <w:szCs w:val="20"/>
                    </w:rPr>
                  </w:rPrChange>
                </w:rPr>
                <w:t>—</w:t>
              </w:r>
              <w:r w:rsidRPr="00402E36">
                <w:rPr>
                  <w:rFonts w:ascii="Aptos" w:hAnsi="Aptos"/>
                  <w:rPrChange w:id="330" w:author="Eleni Palkopoulou (epalkopo)" w:date="2025-12-10T17:51:00Z" w16du:dateUtc="2025-12-10T15:51:00Z">
                    <w:rPr>
                      <w:sz w:val="20"/>
                      <w:szCs w:val="20"/>
                    </w:rPr>
                  </w:rPrChange>
                </w:rPr>
                <w:t xml:space="preserve">it seems to be mostly fine, but there are periods where it gets really slow and apps are starting to timeout. </w:t>
              </w:r>
            </w:ins>
          </w:p>
        </w:tc>
        <w:tc>
          <w:tcPr>
            <w:tcW w:w="4315" w:type="dxa"/>
          </w:tcPr>
          <w:p w14:paraId="40C07A15" w14:textId="77777777" w:rsidR="00402E36" w:rsidRPr="00402E36" w:rsidRDefault="00402E36">
            <w:pPr>
              <w:rPr>
                <w:ins w:id="331" w:author="Eleni Palkopoulou (epalkopo)" w:date="2025-12-10T17:50:00Z" w16du:dateUtc="2025-12-10T15:50:00Z"/>
                <w:rFonts w:ascii="Aptos" w:hAnsi="Aptos"/>
                <w:rPrChange w:id="332" w:author="Eleni Palkopoulou (epalkopo)" w:date="2025-12-10T17:51:00Z" w16du:dateUtc="2025-12-10T15:51:00Z">
                  <w:rPr>
                    <w:ins w:id="333" w:author="Eleni Palkopoulou (epalkopo)" w:date="2025-12-10T17:50:00Z" w16du:dateUtc="2025-12-10T15:50:00Z"/>
                    <w:sz w:val="20"/>
                    <w:szCs w:val="20"/>
                  </w:rPr>
                </w:rPrChange>
              </w:rPr>
            </w:pPr>
          </w:p>
        </w:tc>
      </w:tr>
      <w:tr w:rsidR="00402E36" w:rsidRPr="00402E36" w14:paraId="0EDDBBF2" w14:textId="77777777">
        <w:trPr>
          <w:ins w:id="334" w:author="Eleni Palkopoulou (epalkopo)" w:date="2025-12-10T17:50:00Z"/>
        </w:trPr>
        <w:tc>
          <w:tcPr>
            <w:tcW w:w="715" w:type="dxa"/>
          </w:tcPr>
          <w:p w14:paraId="4639A2EE" w14:textId="77777777" w:rsidR="00402E36" w:rsidRPr="00402E36" w:rsidRDefault="00402E36">
            <w:pPr>
              <w:jc w:val="center"/>
              <w:rPr>
                <w:ins w:id="335" w:author="Eleni Palkopoulou (epalkopo)" w:date="2025-12-10T17:50:00Z" w16du:dateUtc="2025-12-10T15:50:00Z"/>
                <w:rFonts w:ascii="Aptos" w:hAnsi="Aptos"/>
                <w:rPrChange w:id="336" w:author="Eleni Palkopoulou (epalkopo)" w:date="2025-12-10T17:51:00Z" w16du:dateUtc="2025-12-10T15:51:00Z">
                  <w:rPr>
                    <w:ins w:id="337" w:author="Eleni Palkopoulou (epalkopo)" w:date="2025-12-10T17:50:00Z" w16du:dateUtc="2025-12-10T15:50:00Z"/>
                  </w:rPr>
                </w:rPrChange>
              </w:rPr>
            </w:pPr>
            <w:ins w:id="338" w:author="Eleni Palkopoulou (epalkopo)" w:date="2025-12-10T17:50:00Z" w16du:dateUtc="2025-12-10T15:50:00Z">
              <w:r w:rsidRPr="00402E36">
                <w:rPr>
                  <w:rFonts w:ascii="Aptos" w:hAnsi="Aptos"/>
                  <w:rPrChange w:id="339" w:author="Eleni Palkopoulou (epalkopo)" w:date="2025-12-10T17:51:00Z" w16du:dateUtc="2025-12-10T15:51:00Z">
                    <w:rPr/>
                  </w:rPrChange>
                </w:rPr>
                <w:t>2</w:t>
              </w:r>
            </w:ins>
          </w:p>
        </w:tc>
        <w:tc>
          <w:tcPr>
            <w:tcW w:w="4320" w:type="dxa"/>
          </w:tcPr>
          <w:p w14:paraId="2C2C656B" w14:textId="77777777" w:rsidR="00402E36" w:rsidRPr="00402E36" w:rsidRDefault="00402E36">
            <w:pPr>
              <w:rPr>
                <w:ins w:id="340" w:author="Eleni Palkopoulou (epalkopo)" w:date="2025-12-10T17:50:00Z" w16du:dateUtc="2025-12-10T15:50:00Z"/>
                <w:rFonts w:ascii="Aptos" w:hAnsi="Aptos"/>
                <w:rPrChange w:id="341" w:author="Eleni Palkopoulou (epalkopo)" w:date="2025-12-10T17:51:00Z" w16du:dateUtc="2025-12-10T15:51:00Z">
                  <w:rPr>
                    <w:ins w:id="342" w:author="Eleni Palkopoulou (epalkopo)" w:date="2025-12-10T17:50:00Z" w16du:dateUtc="2025-12-10T15:50:00Z"/>
                    <w:sz w:val="20"/>
                    <w:szCs w:val="20"/>
                  </w:rPr>
                </w:rPrChange>
              </w:rPr>
            </w:pPr>
            <w:ins w:id="343" w:author="Eleni Palkopoulou (epalkopo)" w:date="2025-12-10T17:50:00Z" w16du:dateUtc="2025-12-10T15:50:00Z">
              <w:r w:rsidRPr="00402E36">
                <w:rPr>
                  <w:rFonts w:ascii="Aptos" w:hAnsi="Aptos"/>
                  <w:rPrChange w:id="344" w:author="Eleni Palkopoulou (epalkopo)" w:date="2025-12-10T17:51:00Z" w16du:dateUtc="2025-12-10T15:51:00Z">
                    <w:rPr>
                      <w:sz w:val="20"/>
                      <w:szCs w:val="20"/>
                    </w:rPr>
                  </w:rPrChange>
                </w:rPr>
                <w:t>Your mind immediately goes to the software upgrade you just completed yesterday to your backbone routers, but that does not make sense because your team testing it in the lab, you upgraded all your regions and only these two are complaining, and why is it only an intermittent issue?</w:t>
              </w:r>
            </w:ins>
          </w:p>
        </w:tc>
        <w:tc>
          <w:tcPr>
            <w:tcW w:w="4315" w:type="dxa"/>
          </w:tcPr>
          <w:p w14:paraId="3E3B955C" w14:textId="77777777" w:rsidR="00402E36" w:rsidRPr="00402E36" w:rsidRDefault="00402E36">
            <w:pPr>
              <w:rPr>
                <w:ins w:id="345" w:author="Eleni Palkopoulou (epalkopo)" w:date="2025-12-10T17:50:00Z" w16du:dateUtc="2025-12-10T15:50:00Z"/>
                <w:rFonts w:ascii="Aptos" w:hAnsi="Aptos"/>
                <w:rPrChange w:id="346" w:author="Eleni Palkopoulou (epalkopo)" w:date="2025-12-10T17:51:00Z" w16du:dateUtc="2025-12-10T15:51:00Z">
                  <w:rPr>
                    <w:ins w:id="347" w:author="Eleni Palkopoulou (epalkopo)" w:date="2025-12-10T17:50:00Z" w16du:dateUtc="2025-12-10T15:50:00Z"/>
                    <w:sz w:val="20"/>
                    <w:szCs w:val="20"/>
                  </w:rPr>
                </w:rPrChange>
              </w:rPr>
            </w:pPr>
          </w:p>
        </w:tc>
      </w:tr>
      <w:tr w:rsidR="00402E36" w:rsidRPr="00402E36" w14:paraId="0F7B1C71" w14:textId="77777777">
        <w:trPr>
          <w:ins w:id="348" w:author="Eleni Palkopoulou (epalkopo)" w:date="2025-12-10T17:50:00Z"/>
        </w:trPr>
        <w:tc>
          <w:tcPr>
            <w:tcW w:w="715" w:type="dxa"/>
          </w:tcPr>
          <w:p w14:paraId="6B7FFE5D" w14:textId="77777777" w:rsidR="00402E36" w:rsidRPr="00402E36" w:rsidRDefault="00402E36">
            <w:pPr>
              <w:jc w:val="center"/>
              <w:rPr>
                <w:ins w:id="349" w:author="Eleni Palkopoulou (epalkopo)" w:date="2025-12-10T17:50:00Z" w16du:dateUtc="2025-12-10T15:50:00Z"/>
                <w:rFonts w:ascii="Aptos" w:hAnsi="Aptos"/>
                <w:rPrChange w:id="350" w:author="Eleni Palkopoulou (epalkopo)" w:date="2025-12-10T17:51:00Z" w16du:dateUtc="2025-12-10T15:51:00Z">
                  <w:rPr>
                    <w:ins w:id="351" w:author="Eleni Palkopoulou (epalkopo)" w:date="2025-12-10T17:50:00Z" w16du:dateUtc="2025-12-10T15:50:00Z"/>
                  </w:rPr>
                </w:rPrChange>
              </w:rPr>
            </w:pPr>
            <w:ins w:id="352" w:author="Eleni Palkopoulou (epalkopo)" w:date="2025-12-10T17:50:00Z" w16du:dateUtc="2025-12-10T15:50:00Z">
              <w:r w:rsidRPr="00402E36">
                <w:rPr>
                  <w:rFonts w:ascii="Aptos" w:hAnsi="Aptos"/>
                  <w:rPrChange w:id="353" w:author="Eleni Palkopoulou (epalkopo)" w:date="2025-12-10T17:51:00Z" w16du:dateUtc="2025-12-10T15:51:00Z">
                    <w:rPr/>
                  </w:rPrChange>
                </w:rPr>
                <w:t>3</w:t>
              </w:r>
            </w:ins>
          </w:p>
        </w:tc>
        <w:tc>
          <w:tcPr>
            <w:tcW w:w="4320" w:type="dxa"/>
          </w:tcPr>
          <w:p w14:paraId="284E329E" w14:textId="77777777" w:rsidR="00402E36" w:rsidRPr="00402E36" w:rsidRDefault="00402E36">
            <w:pPr>
              <w:rPr>
                <w:ins w:id="354" w:author="Eleni Palkopoulou (epalkopo)" w:date="2025-12-10T17:50:00Z" w16du:dateUtc="2025-12-10T15:50:00Z"/>
                <w:rFonts w:ascii="Aptos" w:hAnsi="Aptos"/>
                <w:rPrChange w:id="355" w:author="Eleni Palkopoulou (epalkopo)" w:date="2025-12-10T17:51:00Z" w16du:dateUtc="2025-12-10T15:51:00Z">
                  <w:rPr>
                    <w:ins w:id="356" w:author="Eleni Palkopoulou (epalkopo)" w:date="2025-12-10T17:50:00Z" w16du:dateUtc="2025-12-10T15:50:00Z"/>
                    <w:sz w:val="20"/>
                    <w:szCs w:val="20"/>
                  </w:rPr>
                </w:rPrChange>
              </w:rPr>
            </w:pPr>
            <w:ins w:id="357" w:author="Eleni Palkopoulou (epalkopo)" w:date="2025-12-10T17:50:00Z" w16du:dateUtc="2025-12-10T15:50:00Z">
              <w:r w:rsidRPr="00402E36">
                <w:rPr>
                  <w:rFonts w:ascii="Aptos" w:hAnsi="Aptos"/>
                  <w:rPrChange w:id="358" w:author="Eleni Palkopoulou (epalkopo)" w:date="2025-12-10T17:51:00Z" w16du:dateUtc="2025-12-10T15:51:00Z">
                    <w:rPr>
                      <w:sz w:val="20"/>
                      <w:szCs w:val="20"/>
                    </w:rPr>
                  </w:rPrChange>
                </w:rPr>
                <w:t xml:space="preserve">With no clear indicators, this is the kind of issue that </w:t>
              </w:r>
              <w:proofErr w:type="gramStart"/>
              <w:r w:rsidRPr="00402E36">
                <w:rPr>
                  <w:rFonts w:ascii="Aptos" w:hAnsi="Aptos"/>
                  <w:rPrChange w:id="359" w:author="Eleni Palkopoulou (epalkopo)" w:date="2025-12-10T17:51:00Z" w16du:dateUtc="2025-12-10T15:51:00Z">
                    <w:rPr>
                      <w:sz w:val="20"/>
                      <w:szCs w:val="20"/>
                    </w:rPr>
                  </w:rPrChange>
                </w:rPr>
                <w:t>take</w:t>
              </w:r>
              <w:proofErr w:type="gramEnd"/>
              <w:r w:rsidRPr="00402E36">
                <w:rPr>
                  <w:rFonts w:ascii="Aptos" w:hAnsi="Aptos"/>
                  <w:rPrChange w:id="360" w:author="Eleni Palkopoulou (epalkopo)" w:date="2025-12-10T17:51:00Z" w16du:dateUtc="2025-12-10T15:51:00Z">
                    <w:rPr>
                      <w:sz w:val="20"/>
                      <w:szCs w:val="20"/>
                    </w:rPr>
                  </w:rPrChange>
                </w:rPr>
                <w:t xml:space="preserve"> a while to diagnose, let alone fix.  You can have your team re-check their validation tests in the lab, but beyond that, it could be any number of issues from out-of-band configuration updates to the impacted routers, to changed behavior from the new software update to transport issues that have nothing to do with your team. </w:t>
              </w:r>
            </w:ins>
          </w:p>
        </w:tc>
        <w:tc>
          <w:tcPr>
            <w:tcW w:w="4315" w:type="dxa"/>
          </w:tcPr>
          <w:p w14:paraId="5AF8A266" w14:textId="77777777" w:rsidR="00402E36" w:rsidRPr="00402E36" w:rsidRDefault="00402E36">
            <w:pPr>
              <w:rPr>
                <w:ins w:id="361" w:author="Eleni Palkopoulou (epalkopo)" w:date="2025-12-10T17:50:00Z" w16du:dateUtc="2025-12-10T15:50:00Z"/>
                <w:rFonts w:ascii="Aptos" w:hAnsi="Aptos"/>
                <w:rPrChange w:id="362" w:author="Eleni Palkopoulou (epalkopo)" w:date="2025-12-10T17:51:00Z" w16du:dateUtc="2025-12-10T15:51:00Z">
                  <w:rPr>
                    <w:ins w:id="363" w:author="Eleni Palkopoulou (epalkopo)" w:date="2025-12-10T17:50:00Z" w16du:dateUtc="2025-12-10T15:50:00Z"/>
                    <w:sz w:val="20"/>
                    <w:szCs w:val="20"/>
                  </w:rPr>
                </w:rPrChange>
              </w:rPr>
            </w:pPr>
          </w:p>
        </w:tc>
      </w:tr>
      <w:tr w:rsidR="00402E36" w:rsidRPr="00402E36" w14:paraId="2D1F2278" w14:textId="77777777">
        <w:trPr>
          <w:ins w:id="364" w:author="Eleni Palkopoulou (epalkopo)" w:date="2025-12-10T17:50:00Z"/>
        </w:trPr>
        <w:tc>
          <w:tcPr>
            <w:tcW w:w="715" w:type="dxa"/>
          </w:tcPr>
          <w:p w14:paraId="00FED86C" w14:textId="77777777" w:rsidR="00402E36" w:rsidRPr="00402E36" w:rsidRDefault="00402E36">
            <w:pPr>
              <w:jc w:val="center"/>
              <w:rPr>
                <w:ins w:id="365" w:author="Eleni Palkopoulou (epalkopo)" w:date="2025-12-10T17:50:00Z" w16du:dateUtc="2025-12-10T15:50:00Z"/>
                <w:rFonts w:ascii="Aptos" w:hAnsi="Aptos"/>
                <w:rPrChange w:id="366" w:author="Eleni Palkopoulou (epalkopo)" w:date="2025-12-10T17:51:00Z" w16du:dateUtc="2025-12-10T15:51:00Z">
                  <w:rPr>
                    <w:ins w:id="367" w:author="Eleni Palkopoulou (epalkopo)" w:date="2025-12-10T17:50:00Z" w16du:dateUtc="2025-12-10T15:50:00Z"/>
                  </w:rPr>
                </w:rPrChange>
              </w:rPr>
            </w:pPr>
            <w:ins w:id="368" w:author="Eleni Palkopoulou (epalkopo)" w:date="2025-12-10T17:50:00Z" w16du:dateUtc="2025-12-10T15:50:00Z">
              <w:r w:rsidRPr="00402E36">
                <w:rPr>
                  <w:rFonts w:ascii="Aptos" w:hAnsi="Aptos"/>
                  <w:rPrChange w:id="369" w:author="Eleni Palkopoulou (epalkopo)" w:date="2025-12-10T17:51:00Z" w16du:dateUtc="2025-12-10T15:51:00Z">
                    <w:rPr/>
                  </w:rPrChange>
                </w:rPr>
                <w:t>4</w:t>
              </w:r>
            </w:ins>
          </w:p>
        </w:tc>
        <w:tc>
          <w:tcPr>
            <w:tcW w:w="4320" w:type="dxa"/>
          </w:tcPr>
          <w:p w14:paraId="4BC151A5" w14:textId="77777777" w:rsidR="00402E36" w:rsidRPr="00402E36" w:rsidRDefault="00402E36">
            <w:pPr>
              <w:rPr>
                <w:ins w:id="370" w:author="Eleni Palkopoulou (epalkopo)" w:date="2025-12-10T17:50:00Z" w16du:dateUtc="2025-12-10T15:50:00Z"/>
                <w:rFonts w:ascii="Aptos" w:hAnsi="Aptos"/>
                <w:rPrChange w:id="371" w:author="Eleni Palkopoulou (epalkopo)" w:date="2025-12-10T17:51:00Z" w16du:dateUtc="2025-12-10T15:51:00Z">
                  <w:rPr>
                    <w:ins w:id="372" w:author="Eleni Palkopoulou (epalkopo)" w:date="2025-12-10T17:50:00Z" w16du:dateUtc="2025-12-10T15:50:00Z"/>
                    <w:sz w:val="20"/>
                    <w:szCs w:val="20"/>
                  </w:rPr>
                </w:rPrChange>
              </w:rPr>
            </w:pPr>
            <w:ins w:id="373" w:author="Eleni Palkopoulou (epalkopo)" w:date="2025-12-10T17:50:00Z" w16du:dateUtc="2025-12-10T15:50:00Z">
              <w:r w:rsidRPr="00402E36">
                <w:rPr>
                  <w:rFonts w:ascii="Aptos" w:hAnsi="Aptos"/>
                  <w:rPrChange w:id="374" w:author="Eleni Palkopoulou (epalkopo)" w:date="2025-12-10T17:51:00Z" w16du:dateUtc="2025-12-10T15:51:00Z">
                    <w:rPr>
                      <w:sz w:val="20"/>
                      <w:szCs w:val="20"/>
                    </w:rPr>
                  </w:rPrChange>
                </w:rPr>
                <w:t>You could schedule an emergency maintenance window and rollback the software update, but it would be great to have something more definitive before taking such a radical step.</w:t>
              </w:r>
            </w:ins>
          </w:p>
        </w:tc>
        <w:tc>
          <w:tcPr>
            <w:tcW w:w="4315" w:type="dxa"/>
          </w:tcPr>
          <w:p w14:paraId="5265F970" w14:textId="77777777" w:rsidR="00402E36" w:rsidRPr="00402E36" w:rsidRDefault="00402E36">
            <w:pPr>
              <w:rPr>
                <w:ins w:id="375" w:author="Eleni Palkopoulou (epalkopo)" w:date="2025-12-10T17:50:00Z" w16du:dateUtc="2025-12-10T15:50:00Z"/>
                <w:rFonts w:ascii="Aptos" w:hAnsi="Aptos"/>
                <w:rPrChange w:id="376" w:author="Eleni Palkopoulou (epalkopo)" w:date="2025-12-10T17:51:00Z" w16du:dateUtc="2025-12-10T15:51:00Z">
                  <w:rPr>
                    <w:ins w:id="377" w:author="Eleni Palkopoulou (epalkopo)" w:date="2025-12-10T17:50:00Z" w16du:dateUtc="2025-12-10T15:50:00Z"/>
                    <w:sz w:val="20"/>
                    <w:szCs w:val="20"/>
                  </w:rPr>
                </w:rPrChange>
              </w:rPr>
            </w:pPr>
          </w:p>
        </w:tc>
      </w:tr>
      <w:tr w:rsidR="00402E36" w:rsidRPr="00402E36" w14:paraId="1D48A8CA" w14:textId="77777777">
        <w:trPr>
          <w:ins w:id="378" w:author="Eleni Palkopoulou (epalkopo)" w:date="2025-12-10T17:50:00Z"/>
        </w:trPr>
        <w:tc>
          <w:tcPr>
            <w:tcW w:w="715" w:type="dxa"/>
          </w:tcPr>
          <w:p w14:paraId="1E7A14D6" w14:textId="77777777" w:rsidR="00402E36" w:rsidRPr="00402E36" w:rsidRDefault="00402E36">
            <w:pPr>
              <w:jc w:val="center"/>
              <w:rPr>
                <w:ins w:id="379" w:author="Eleni Palkopoulou (epalkopo)" w:date="2025-12-10T17:50:00Z" w16du:dateUtc="2025-12-10T15:50:00Z"/>
                <w:rFonts w:ascii="Aptos" w:hAnsi="Aptos"/>
                <w:rPrChange w:id="380" w:author="Eleni Palkopoulou (epalkopo)" w:date="2025-12-10T17:51:00Z" w16du:dateUtc="2025-12-10T15:51:00Z">
                  <w:rPr>
                    <w:ins w:id="381" w:author="Eleni Palkopoulou (epalkopo)" w:date="2025-12-10T17:50:00Z" w16du:dateUtc="2025-12-10T15:50:00Z"/>
                  </w:rPr>
                </w:rPrChange>
              </w:rPr>
            </w:pPr>
            <w:ins w:id="382" w:author="Eleni Palkopoulou (epalkopo)" w:date="2025-12-10T17:50:00Z" w16du:dateUtc="2025-12-10T15:50:00Z">
              <w:r w:rsidRPr="00402E36">
                <w:rPr>
                  <w:rFonts w:ascii="Aptos" w:hAnsi="Aptos"/>
                  <w:rPrChange w:id="383" w:author="Eleni Palkopoulou (epalkopo)" w:date="2025-12-10T17:51:00Z" w16du:dateUtc="2025-12-10T15:51:00Z">
                    <w:rPr/>
                  </w:rPrChange>
                </w:rPr>
                <w:t>5</w:t>
              </w:r>
            </w:ins>
          </w:p>
        </w:tc>
        <w:tc>
          <w:tcPr>
            <w:tcW w:w="4320" w:type="dxa"/>
          </w:tcPr>
          <w:p w14:paraId="4C7E14E8" w14:textId="77777777" w:rsidR="00402E36" w:rsidRPr="00402E36" w:rsidRDefault="00402E36">
            <w:pPr>
              <w:rPr>
                <w:ins w:id="384" w:author="Eleni Palkopoulou (epalkopo)" w:date="2025-12-10T17:50:00Z" w16du:dateUtc="2025-12-10T15:50:00Z"/>
                <w:rFonts w:ascii="Aptos" w:hAnsi="Aptos"/>
                <w:rPrChange w:id="385" w:author="Eleni Palkopoulou (epalkopo)" w:date="2025-12-10T17:51:00Z" w16du:dateUtc="2025-12-10T15:51:00Z">
                  <w:rPr>
                    <w:ins w:id="386" w:author="Eleni Palkopoulou (epalkopo)" w:date="2025-12-10T17:50:00Z" w16du:dateUtc="2025-12-10T15:50:00Z"/>
                    <w:sz w:val="20"/>
                    <w:szCs w:val="20"/>
                  </w:rPr>
                </w:rPrChange>
              </w:rPr>
            </w:pPr>
            <w:ins w:id="387" w:author="Eleni Palkopoulou (epalkopo)" w:date="2025-12-10T17:50:00Z" w16du:dateUtc="2025-12-10T15:50:00Z">
              <w:r w:rsidRPr="00402E36">
                <w:rPr>
                  <w:rFonts w:ascii="Aptos" w:hAnsi="Aptos"/>
                  <w:rPrChange w:id="388" w:author="Eleni Palkopoulou (epalkopo)" w:date="2025-12-10T17:51:00Z" w16du:dateUtc="2025-12-10T15:51:00Z">
                    <w:rPr>
                      <w:sz w:val="20"/>
                      <w:szCs w:val="20"/>
                    </w:rPr>
                  </w:rPrChange>
                </w:rPr>
                <w:t xml:space="preserve">This is one of the areas where AI really shines: taking in mountains of disparate data and finding patterns that are not immediately apparent and is the underlying concept behind of our </w:t>
              </w:r>
              <w:r w:rsidRPr="00402E36">
                <w:rPr>
                  <w:rFonts w:ascii="Aptos" w:hAnsi="Aptos"/>
                  <w:rPrChange w:id="389" w:author="Eleni Palkopoulou (epalkopo)" w:date="2025-12-10T17:51:00Z" w16du:dateUtc="2025-12-10T15:51:00Z">
                    <w:rPr>
                      <w:sz w:val="20"/>
                      <w:szCs w:val="20"/>
                    </w:rPr>
                  </w:rPrChange>
                </w:rPr>
                <w:lastRenderedPageBreak/>
                <w:t xml:space="preserve">first </w:t>
              </w:r>
              <w:proofErr w:type="spellStart"/>
              <w:r w:rsidRPr="00402E36">
                <w:rPr>
                  <w:rFonts w:ascii="Aptos" w:hAnsi="Aptos"/>
                  <w:rPrChange w:id="390" w:author="Eleni Palkopoulou (epalkopo)" w:date="2025-12-10T17:51:00Z" w16du:dateUtc="2025-12-10T15:51:00Z">
                    <w:rPr>
                      <w:sz w:val="20"/>
                      <w:szCs w:val="20"/>
                    </w:rPr>
                  </w:rPrChange>
                </w:rPr>
                <w:t>AIops</w:t>
              </w:r>
              <w:proofErr w:type="spellEnd"/>
              <w:r w:rsidRPr="00402E36">
                <w:rPr>
                  <w:rFonts w:ascii="Aptos" w:hAnsi="Aptos"/>
                  <w:rPrChange w:id="391" w:author="Eleni Palkopoulou (epalkopo)" w:date="2025-12-10T17:51:00Z" w16du:dateUtc="2025-12-10T15:51:00Z">
                    <w:rPr>
                      <w:sz w:val="20"/>
                      <w:szCs w:val="20"/>
                    </w:rPr>
                  </w:rPrChange>
                </w:rPr>
                <w:t xml:space="preserve"> use cases: Toxic Factor Detection</w:t>
              </w:r>
            </w:ins>
          </w:p>
        </w:tc>
        <w:tc>
          <w:tcPr>
            <w:tcW w:w="4315" w:type="dxa"/>
          </w:tcPr>
          <w:p w14:paraId="1BF4E6D8" w14:textId="77777777" w:rsidR="00402E36" w:rsidRPr="00402E36" w:rsidRDefault="00402E36">
            <w:pPr>
              <w:rPr>
                <w:ins w:id="392" w:author="Eleni Palkopoulou (epalkopo)" w:date="2025-12-10T17:50:00Z" w16du:dateUtc="2025-12-10T15:50:00Z"/>
                <w:rFonts w:ascii="Aptos" w:hAnsi="Aptos"/>
                <w:rPrChange w:id="393" w:author="Eleni Palkopoulou (epalkopo)" w:date="2025-12-10T17:51:00Z" w16du:dateUtc="2025-12-10T15:51:00Z">
                  <w:rPr>
                    <w:ins w:id="394" w:author="Eleni Palkopoulou (epalkopo)" w:date="2025-12-10T17:50:00Z" w16du:dateUtc="2025-12-10T15:50:00Z"/>
                    <w:sz w:val="20"/>
                    <w:szCs w:val="20"/>
                  </w:rPr>
                </w:rPrChange>
              </w:rPr>
            </w:pPr>
          </w:p>
        </w:tc>
      </w:tr>
      <w:tr w:rsidR="00402E36" w:rsidRPr="00402E36" w14:paraId="765C86CE" w14:textId="77777777">
        <w:trPr>
          <w:ins w:id="395" w:author="Eleni Palkopoulou (epalkopo)" w:date="2025-12-10T17:50:00Z"/>
        </w:trPr>
        <w:tc>
          <w:tcPr>
            <w:tcW w:w="715" w:type="dxa"/>
          </w:tcPr>
          <w:p w14:paraId="07800954" w14:textId="77777777" w:rsidR="00402E36" w:rsidRPr="00402E36" w:rsidRDefault="00402E36">
            <w:pPr>
              <w:jc w:val="center"/>
              <w:rPr>
                <w:ins w:id="396" w:author="Eleni Palkopoulou (epalkopo)" w:date="2025-12-10T17:50:00Z" w16du:dateUtc="2025-12-10T15:50:00Z"/>
                <w:rFonts w:ascii="Aptos" w:hAnsi="Aptos"/>
                <w:rPrChange w:id="397" w:author="Eleni Palkopoulou (epalkopo)" w:date="2025-12-10T17:51:00Z" w16du:dateUtc="2025-12-10T15:51:00Z">
                  <w:rPr>
                    <w:ins w:id="398" w:author="Eleni Palkopoulou (epalkopo)" w:date="2025-12-10T17:50:00Z" w16du:dateUtc="2025-12-10T15:50:00Z"/>
                  </w:rPr>
                </w:rPrChange>
              </w:rPr>
            </w:pPr>
            <w:ins w:id="399" w:author="Eleni Palkopoulou (epalkopo)" w:date="2025-12-10T17:50:00Z" w16du:dateUtc="2025-12-10T15:50:00Z">
              <w:r w:rsidRPr="00402E36">
                <w:rPr>
                  <w:rFonts w:ascii="Aptos" w:hAnsi="Aptos"/>
                  <w:rPrChange w:id="400" w:author="Eleni Palkopoulou (epalkopo)" w:date="2025-12-10T17:51:00Z" w16du:dateUtc="2025-12-10T15:51:00Z">
                    <w:rPr/>
                  </w:rPrChange>
                </w:rPr>
                <w:t>6</w:t>
              </w:r>
            </w:ins>
          </w:p>
        </w:tc>
        <w:tc>
          <w:tcPr>
            <w:tcW w:w="4320" w:type="dxa"/>
          </w:tcPr>
          <w:p w14:paraId="55F29AFB" w14:textId="77777777" w:rsidR="00402E36" w:rsidRPr="00402E36" w:rsidRDefault="00402E36">
            <w:pPr>
              <w:rPr>
                <w:ins w:id="401" w:author="Eleni Palkopoulou (epalkopo)" w:date="2025-12-10T17:50:00Z" w16du:dateUtc="2025-12-10T15:50:00Z"/>
                <w:rFonts w:ascii="Aptos" w:hAnsi="Aptos"/>
                <w:rPrChange w:id="402" w:author="Eleni Palkopoulou (epalkopo)" w:date="2025-12-10T17:51:00Z" w16du:dateUtc="2025-12-10T15:51:00Z">
                  <w:rPr>
                    <w:ins w:id="403" w:author="Eleni Palkopoulou (epalkopo)" w:date="2025-12-10T17:50:00Z" w16du:dateUtc="2025-12-10T15:50:00Z"/>
                    <w:sz w:val="20"/>
                    <w:szCs w:val="20"/>
                  </w:rPr>
                </w:rPrChange>
              </w:rPr>
            </w:pPr>
            <w:ins w:id="404" w:author="Eleni Palkopoulou (epalkopo)" w:date="2025-12-10T17:50:00Z" w16du:dateUtc="2025-12-10T15:50:00Z">
              <w:r w:rsidRPr="00402E36">
                <w:rPr>
                  <w:rFonts w:ascii="Aptos" w:hAnsi="Aptos"/>
                  <w:rPrChange w:id="405" w:author="Eleni Palkopoulou (epalkopo)" w:date="2025-12-10T17:51:00Z" w16du:dateUtc="2025-12-10T15:51:00Z">
                    <w:rPr>
                      <w:sz w:val="20"/>
                      <w:szCs w:val="20"/>
                    </w:rPr>
                  </w:rPrChange>
                </w:rPr>
                <w:t>With Toxic Factor Identification, we have an AI agent that will examine your operational event logs and a series of network and device attributes</w:t>
              </w:r>
            </w:ins>
          </w:p>
        </w:tc>
        <w:tc>
          <w:tcPr>
            <w:tcW w:w="4315" w:type="dxa"/>
          </w:tcPr>
          <w:p w14:paraId="57306341" w14:textId="77777777" w:rsidR="00402E36" w:rsidRPr="00402E36" w:rsidRDefault="00402E36">
            <w:pPr>
              <w:rPr>
                <w:ins w:id="406" w:author="Eleni Palkopoulou (epalkopo)" w:date="2025-12-10T17:50:00Z" w16du:dateUtc="2025-12-10T15:50:00Z"/>
                <w:rFonts w:ascii="Aptos" w:hAnsi="Aptos"/>
                <w:rPrChange w:id="407" w:author="Eleni Palkopoulou (epalkopo)" w:date="2025-12-10T17:51:00Z" w16du:dateUtc="2025-12-10T15:51:00Z">
                  <w:rPr>
                    <w:ins w:id="408" w:author="Eleni Palkopoulou (epalkopo)" w:date="2025-12-10T17:50:00Z" w16du:dateUtc="2025-12-10T15:50:00Z"/>
                    <w:sz w:val="20"/>
                    <w:szCs w:val="20"/>
                  </w:rPr>
                </w:rPrChange>
              </w:rPr>
            </w:pPr>
          </w:p>
        </w:tc>
      </w:tr>
      <w:tr w:rsidR="00402E36" w:rsidRPr="00402E36" w14:paraId="439F77C3" w14:textId="77777777">
        <w:trPr>
          <w:ins w:id="409" w:author="Eleni Palkopoulou (epalkopo)" w:date="2025-12-10T17:50:00Z"/>
        </w:trPr>
        <w:tc>
          <w:tcPr>
            <w:tcW w:w="715" w:type="dxa"/>
          </w:tcPr>
          <w:p w14:paraId="56AC9701" w14:textId="77777777" w:rsidR="00402E36" w:rsidRPr="00402E36" w:rsidRDefault="00402E36">
            <w:pPr>
              <w:jc w:val="center"/>
              <w:rPr>
                <w:ins w:id="410" w:author="Eleni Palkopoulou (epalkopo)" w:date="2025-12-10T17:50:00Z" w16du:dateUtc="2025-12-10T15:50:00Z"/>
                <w:rFonts w:ascii="Aptos" w:hAnsi="Aptos"/>
                <w:rPrChange w:id="411" w:author="Eleni Palkopoulou (epalkopo)" w:date="2025-12-10T17:51:00Z" w16du:dateUtc="2025-12-10T15:51:00Z">
                  <w:rPr>
                    <w:ins w:id="412" w:author="Eleni Palkopoulou (epalkopo)" w:date="2025-12-10T17:50:00Z" w16du:dateUtc="2025-12-10T15:50:00Z"/>
                  </w:rPr>
                </w:rPrChange>
              </w:rPr>
            </w:pPr>
            <w:ins w:id="413" w:author="Eleni Palkopoulou (epalkopo)" w:date="2025-12-10T17:50:00Z" w16du:dateUtc="2025-12-10T15:50:00Z">
              <w:r w:rsidRPr="00402E36">
                <w:rPr>
                  <w:rFonts w:ascii="Aptos" w:hAnsi="Aptos"/>
                  <w:rPrChange w:id="414" w:author="Eleni Palkopoulou (epalkopo)" w:date="2025-12-10T17:51:00Z" w16du:dateUtc="2025-12-10T15:51:00Z">
                    <w:rPr/>
                  </w:rPrChange>
                </w:rPr>
                <w:t>7</w:t>
              </w:r>
            </w:ins>
          </w:p>
        </w:tc>
        <w:tc>
          <w:tcPr>
            <w:tcW w:w="4320" w:type="dxa"/>
          </w:tcPr>
          <w:p w14:paraId="3629D91B" w14:textId="77777777" w:rsidR="00402E36" w:rsidRPr="00402E36" w:rsidRDefault="00402E36">
            <w:pPr>
              <w:rPr>
                <w:ins w:id="415" w:author="Eleni Palkopoulou (epalkopo)" w:date="2025-12-10T17:50:00Z" w16du:dateUtc="2025-12-10T15:50:00Z"/>
                <w:rFonts w:ascii="Aptos" w:hAnsi="Aptos"/>
                <w:rPrChange w:id="416" w:author="Eleni Palkopoulou (epalkopo)" w:date="2025-12-10T17:51:00Z" w16du:dateUtc="2025-12-10T15:51:00Z">
                  <w:rPr>
                    <w:ins w:id="417" w:author="Eleni Palkopoulou (epalkopo)" w:date="2025-12-10T17:50:00Z" w16du:dateUtc="2025-12-10T15:50:00Z"/>
                    <w:sz w:val="20"/>
                    <w:szCs w:val="20"/>
                  </w:rPr>
                </w:rPrChange>
              </w:rPr>
            </w:pPr>
            <w:ins w:id="418" w:author="Eleni Palkopoulou (epalkopo)" w:date="2025-12-10T17:50:00Z" w16du:dateUtc="2025-12-10T15:50:00Z">
              <w:r w:rsidRPr="00402E36">
                <w:rPr>
                  <w:rFonts w:ascii="Aptos" w:hAnsi="Aptos"/>
                  <w:rPrChange w:id="419" w:author="Eleni Palkopoulou (epalkopo)" w:date="2025-12-10T17:51:00Z" w16du:dateUtc="2025-12-10T15:51:00Z">
                    <w:rPr>
                      <w:sz w:val="20"/>
                      <w:szCs w:val="20"/>
                    </w:rPr>
                  </w:rPrChange>
                </w:rPr>
                <w:t xml:space="preserve">The agent will try and </w:t>
              </w:r>
              <w:proofErr w:type="gramStart"/>
              <w:r w:rsidRPr="00402E36">
                <w:rPr>
                  <w:rFonts w:ascii="Aptos" w:hAnsi="Aptos"/>
                  <w:rPrChange w:id="420" w:author="Eleni Palkopoulou (epalkopo)" w:date="2025-12-10T17:51:00Z" w16du:dateUtc="2025-12-10T15:51:00Z">
                    <w:rPr>
                      <w:sz w:val="20"/>
                      <w:szCs w:val="20"/>
                    </w:rPr>
                  </w:rPrChange>
                </w:rPr>
                <w:t>identity</w:t>
              </w:r>
              <w:proofErr w:type="gramEnd"/>
              <w:r w:rsidRPr="00402E36">
                <w:rPr>
                  <w:rFonts w:ascii="Aptos" w:hAnsi="Aptos"/>
                  <w:rPrChange w:id="421" w:author="Eleni Palkopoulou (epalkopo)" w:date="2025-12-10T17:51:00Z" w16du:dateUtc="2025-12-10T15:51:00Z">
                    <w:rPr>
                      <w:sz w:val="20"/>
                      <w:szCs w:val="20"/>
                    </w:rPr>
                  </w:rPrChange>
                </w:rPr>
                <w:t xml:space="preserve"> the common attributes of network events and provide you with a report of events </w:t>
              </w:r>
              <w:proofErr w:type="gramStart"/>
              <w:r w:rsidRPr="00402E36">
                <w:rPr>
                  <w:rFonts w:ascii="Aptos" w:hAnsi="Aptos"/>
                  <w:rPrChange w:id="422" w:author="Eleni Palkopoulou (epalkopo)" w:date="2025-12-10T17:51:00Z" w16du:dateUtc="2025-12-10T15:51:00Z">
                    <w:rPr>
                      <w:sz w:val="20"/>
                      <w:szCs w:val="20"/>
                    </w:rPr>
                  </w:rPrChange>
                </w:rPr>
                <w:t>it</w:t>
              </w:r>
              <w:proofErr w:type="gramEnd"/>
              <w:r w:rsidRPr="00402E36">
                <w:rPr>
                  <w:rFonts w:ascii="Aptos" w:hAnsi="Aptos"/>
                  <w:rPrChange w:id="423" w:author="Eleni Palkopoulou (epalkopo)" w:date="2025-12-10T17:51:00Z" w16du:dateUtc="2025-12-10T15:51:00Z">
                    <w:rPr>
                      <w:sz w:val="20"/>
                      <w:szCs w:val="20"/>
                    </w:rPr>
                  </w:rPrChange>
                </w:rPr>
                <w:t xml:space="preserve"> checked and any patterns to the attributes that correlate with those events.</w:t>
              </w:r>
            </w:ins>
          </w:p>
        </w:tc>
        <w:tc>
          <w:tcPr>
            <w:tcW w:w="4315" w:type="dxa"/>
          </w:tcPr>
          <w:p w14:paraId="7E7AAF2E" w14:textId="77777777" w:rsidR="00402E36" w:rsidRPr="00402E36" w:rsidRDefault="00402E36">
            <w:pPr>
              <w:rPr>
                <w:ins w:id="424" w:author="Eleni Palkopoulou (epalkopo)" w:date="2025-12-10T17:50:00Z" w16du:dateUtc="2025-12-10T15:50:00Z"/>
                <w:rFonts w:ascii="Aptos" w:hAnsi="Aptos"/>
                <w:rPrChange w:id="425" w:author="Eleni Palkopoulou (epalkopo)" w:date="2025-12-10T17:51:00Z" w16du:dateUtc="2025-12-10T15:51:00Z">
                  <w:rPr>
                    <w:ins w:id="426" w:author="Eleni Palkopoulou (epalkopo)" w:date="2025-12-10T17:50:00Z" w16du:dateUtc="2025-12-10T15:50:00Z"/>
                    <w:sz w:val="20"/>
                    <w:szCs w:val="20"/>
                  </w:rPr>
                </w:rPrChange>
              </w:rPr>
            </w:pPr>
          </w:p>
        </w:tc>
      </w:tr>
      <w:tr w:rsidR="00402E36" w:rsidRPr="00402E36" w14:paraId="570EFC33" w14:textId="77777777">
        <w:trPr>
          <w:ins w:id="427" w:author="Eleni Palkopoulou (epalkopo)" w:date="2025-12-10T17:50:00Z"/>
        </w:trPr>
        <w:tc>
          <w:tcPr>
            <w:tcW w:w="715" w:type="dxa"/>
          </w:tcPr>
          <w:p w14:paraId="57C25E03" w14:textId="77777777" w:rsidR="00402E36" w:rsidRPr="00402E36" w:rsidRDefault="00402E36">
            <w:pPr>
              <w:jc w:val="center"/>
              <w:rPr>
                <w:ins w:id="428" w:author="Eleni Palkopoulou (epalkopo)" w:date="2025-12-10T17:50:00Z" w16du:dateUtc="2025-12-10T15:50:00Z"/>
                <w:rFonts w:ascii="Aptos" w:hAnsi="Aptos"/>
                <w:rPrChange w:id="429" w:author="Eleni Palkopoulou (epalkopo)" w:date="2025-12-10T17:51:00Z" w16du:dateUtc="2025-12-10T15:51:00Z">
                  <w:rPr>
                    <w:ins w:id="430" w:author="Eleni Palkopoulou (epalkopo)" w:date="2025-12-10T17:50:00Z" w16du:dateUtc="2025-12-10T15:50:00Z"/>
                  </w:rPr>
                </w:rPrChange>
              </w:rPr>
            </w:pPr>
            <w:ins w:id="431" w:author="Eleni Palkopoulou (epalkopo)" w:date="2025-12-10T17:50:00Z" w16du:dateUtc="2025-12-10T15:50:00Z">
              <w:r w:rsidRPr="00402E36">
                <w:rPr>
                  <w:rFonts w:ascii="Aptos" w:hAnsi="Aptos"/>
                  <w:rPrChange w:id="432" w:author="Eleni Palkopoulou (epalkopo)" w:date="2025-12-10T17:51:00Z" w16du:dateUtc="2025-12-10T15:51:00Z">
                    <w:rPr/>
                  </w:rPrChange>
                </w:rPr>
                <w:t>8</w:t>
              </w:r>
            </w:ins>
          </w:p>
        </w:tc>
        <w:tc>
          <w:tcPr>
            <w:tcW w:w="4320" w:type="dxa"/>
          </w:tcPr>
          <w:p w14:paraId="569D81B0" w14:textId="77777777" w:rsidR="00402E36" w:rsidRPr="00402E36" w:rsidRDefault="00402E36">
            <w:pPr>
              <w:rPr>
                <w:ins w:id="433" w:author="Eleni Palkopoulou (epalkopo)" w:date="2025-12-10T17:50:00Z" w16du:dateUtc="2025-12-10T15:50:00Z"/>
                <w:rFonts w:ascii="Aptos" w:hAnsi="Aptos"/>
                <w:rPrChange w:id="434" w:author="Eleni Palkopoulou (epalkopo)" w:date="2025-12-10T17:51:00Z" w16du:dateUtc="2025-12-10T15:51:00Z">
                  <w:rPr>
                    <w:ins w:id="435" w:author="Eleni Palkopoulou (epalkopo)" w:date="2025-12-10T17:50:00Z" w16du:dateUtc="2025-12-10T15:50:00Z"/>
                    <w:sz w:val="20"/>
                    <w:szCs w:val="20"/>
                  </w:rPr>
                </w:rPrChange>
              </w:rPr>
            </w:pPr>
            <w:ins w:id="436" w:author="Eleni Palkopoulou (epalkopo)" w:date="2025-12-10T17:50:00Z" w16du:dateUtc="2025-12-10T15:50:00Z">
              <w:r w:rsidRPr="00402E36">
                <w:rPr>
                  <w:rFonts w:ascii="Aptos" w:hAnsi="Aptos"/>
                  <w:rPrChange w:id="437" w:author="Eleni Palkopoulou (epalkopo)" w:date="2025-12-10T17:51:00Z" w16du:dateUtc="2025-12-10T15:51:00Z">
                    <w:rPr>
                      <w:sz w:val="20"/>
                      <w:szCs w:val="20"/>
                    </w:rPr>
                  </w:rPrChange>
                </w:rPr>
                <w:t>Let</w:t>
              </w:r>
              <w:r w:rsidRPr="00402E36">
                <w:rPr>
                  <w:rFonts w:ascii="Aptos" w:hAnsi="Aptos" w:hint="eastAsia"/>
                  <w:rPrChange w:id="438" w:author="Eleni Palkopoulou (epalkopo)" w:date="2025-12-10T17:51:00Z" w16du:dateUtc="2025-12-10T15:51:00Z">
                    <w:rPr>
                      <w:rFonts w:hint="eastAsia"/>
                      <w:sz w:val="20"/>
                      <w:szCs w:val="20"/>
                    </w:rPr>
                  </w:rPrChange>
                </w:rPr>
                <w:t>’</w:t>
              </w:r>
              <w:r w:rsidRPr="00402E36">
                <w:rPr>
                  <w:rFonts w:ascii="Aptos" w:hAnsi="Aptos"/>
                  <w:rPrChange w:id="439" w:author="Eleni Palkopoulou (epalkopo)" w:date="2025-12-10T17:51:00Z" w16du:dateUtc="2025-12-10T15:51:00Z">
                    <w:rPr>
                      <w:sz w:val="20"/>
                      <w:szCs w:val="20"/>
                    </w:rPr>
                  </w:rPrChange>
                </w:rPr>
                <w:t>s see what the agent finds in this scenario</w:t>
              </w:r>
            </w:ins>
          </w:p>
        </w:tc>
        <w:tc>
          <w:tcPr>
            <w:tcW w:w="4315" w:type="dxa"/>
          </w:tcPr>
          <w:p w14:paraId="73852CA7" w14:textId="77777777" w:rsidR="00402E36" w:rsidRPr="00402E36" w:rsidRDefault="00402E36">
            <w:pPr>
              <w:rPr>
                <w:ins w:id="440" w:author="Eleni Palkopoulou (epalkopo)" w:date="2025-12-10T17:50:00Z" w16du:dateUtc="2025-12-10T15:50:00Z"/>
                <w:rFonts w:ascii="Aptos" w:hAnsi="Aptos"/>
                <w:i/>
                <w:iCs/>
                <w:rPrChange w:id="441" w:author="Eleni Palkopoulou (epalkopo)" w:date="2025-12-10T17:51:00Z" w16du:dateUtc="2025-12-10T15:51:00Z">
                  <w:rPr>
                    <w:ins w:id="442" w:author="Eleni Palkopoulou (epalkopo)" w:date="2025-12-10T17:50:00Z" w16du:dateUtc="2025-12-10T15:50:00Z"/>
                    <w:i/>
                    <w:iCs/>
                    <w:sz w:val="20"/>
                    <w:szCs w:val="20"/>
                  </w:rPr>
                </w:rPrChange>
              </w:rPr>
            </w:pPr>
            <w:ins w:id="443" w:author="Eleni Palkopoulou (epalkopo)" w:date="2025-12-10T17:50:00Z" w16du:dateUtc="2025-12-10T15:50:00Z">
              <w:r w:rsidRPr="00402E36">
                <w:rPr>
                  <w:rFonts w:ascii="Aptos" w:hAnsi="Aptos"/>
                  <w:i/>
                  <w:iCs/>
                  <w:rPrChange w:id="444" w:author="Eleni Palkopoulou (epalkopo)" w:date="2025-12-10T17:51:00Z" w16du:dateUtc="2025-12-10T15:51:00Z">
                    <w:rPr>
                      <w:i/>
                      <w:iCs/>
                      <w:sz w:val="20"/>
                      <w:szCs w:val="20"/>
                    </w:rPr>
                  </w:rPrChange>
                </w:rPr>
                <w:t>[Start Demo Video]</w:t>
              </w:r>
            </w:ins>
          </w:p>
        </w:tc>
      </w:tr>
      <w:tr w:rsidR="00402E36" w:rsidRPr="00402E36" w14:paraId="118E36E5" w14:textId="77777777">
        <w:trPr>
          <w:ins w:id="445" w:author="Eleni Palkopoulou (epalkopo)" w:date="2025-12-10T17:50:00Z"/>
        </w:trPr>
        <w:tc>
          <w:tcPr>
            <w:tcW w:w="715" w:type="dxa"/>
          </w:tcPr>
          <w:p w14:paraId="74EE2231" w14:textId="77777777" w:rsidR="00402E36" w:rsidRPr="00402E36" w:rsidRDefault="00402E36">
            <w:pPr>
              <w:jc w:val="center"/>
              <w:rPr>
                <w:ins w:id="446" w:author="Eleni Palkopoulou (epalkopo)" w:date="2025-12-10T17:50:00Z" w16du:dateUtc="2025-12-10T15:50:00Z"/>
                <w:rFonts w:ascii="Aptos" w:hAnsi="Aptos"/>
                <w:rPrChange w:id="447" w:author="Eleni Palkopoulou (epalkopo)" w:date="2025-12-10T17:51:00Z" w16du:dateUtc="2025-12-10T15:51:00Z">
                  <w:rPr>
                    <w:ins w:id="448" w:author="Eleni Palkopoulou (epalkopo)" w:date="2025-12-10T17:50:00Z" w16du:dateUtc="2025-12-10T15:50:00Z"/>
                  </w:rPr>
                </w:rPrChange>
              </w:rPr>
            </w:pPr>
            <w:ins w:id="449" w:author="Eleni Palkopoulou (epalkopo)" w:date="2025-12-10T17:50:00Z" w16du:dateUtc="2025-12-10T15:50:00Z">
              <w:r w:rsidRPr="00402E36">
                <w:rPr>
                  <w:rFonts w:ascii="Aptos" w:hAnsi="Aptos"/>
                  <w:rPrChange w:id="450" w:author="Eleni Palkopoulou (epalkopo)" w:date="2025-12-10T17:51:00Z" w16du:dateUtc="2025-12-10T15:51:00Z">
                    <w:rPr/>
                  </w:rPrChange>
                </w:rPr>
                <w:t>9</w:t>
              </w:r>
            </w:ins>
          </w:p>
        </w:tc>
        <w:tc>
          <w:tcPr>
            <w:tcW w:w="4320" w:type="dxa"/>
          </w:tcPr>
          <w:p w14:paraId="6EA2A0B1" w14:textId="77777777" w:rsidR="00402E36" w:rsidRPr="00402E36" w:rsidRDefault="00402E36">
            <w:pPr>
              <w:rPr>
                <w:ins w:id="451" w:author="Eleni Palkopoulou (epalkopo)" w:date="2025-12-10T17:50:00Z" w16du:dateUtc="2025-12-10T15:50:00Z"/>
                <w:rFonts w:ascii="Aptos" w:hAnsi="Aptos"/>
                <w:rPrChange w:id="452" w:author="Eleni Palkopoulou (epalkopo)" w:date="2025-12-10T17:51:00Z" w16du:dateUtc="2025-12-10T15:51:00Z">
                  <w:rPr>
                    <w:ins w:id="453" w:author="Eleni Palkopoulou (epalkopo)" w:date="2025-12-10T17:50:00Z" w16du:dateUtc="2025-12-10T15:50:00Z"/>
                    <w:sz w:val="20"/>
                    <w:szCs w:val="20"/>
                  </w:rPr>
                </w:rPrChange>
              </w:rPr>
            </w:pPr>
            <w:ins w:id="454" w:author="Eleni Palkopoulou (epalkopo)" w:date="2025-12-10T17:50:00Z" w16du:dateUtc="2025-12-10T15:50:00Z">
              <w:r w:rsidRPr="00402E36">
                <w:rPr>
                  <w:rFonts w:ascii="Aptos" w:hAnsi="Aptos"/>
                  <w:rPrChange w:id="455" w:author="Eleni Palkopoulou (epalkopo)" w:date="2025-12-10T17:51:00Z" w16du:dateUtc="2025-12-10T15:51:00Z">
                    <w:rPr>
                      <w:sz w:val="20"/>
                      <w:szCs w:val="20"/>
                    </w:rPr>
                  </w:rPrChange>
                </w:rPr>
                <w:t xml:space="preserve">00:00: The AI assistant provides suggestions on what analysis to perform. We select to run toxic factor detection. Then we select the </w:t>
              </w:r>
              <w:proofErr w:type="gramStart"/>
              <w:r w:rsidRPr="00402E36">
                <w:rPr>
                  <w:rFonts w:ascii="Aptos" w:hAnsi="Aptos"/>
                  <w:rPrChange w:id="456" w:author="Eleni Palkopoulou (epalkopo)" w:date="2025-12-10T17:51:00Z" w16du:dateUtc="2025-12-10T15:51:00Z">
                    <w:rPr>
                      <w:sz w:val="20"/>
                      <w:szCs w:val="20"/>
                    </w:rPr>
                  </w:rPrChange>
                </w:rPr>
                <w:t>time period</w:t>
              </w:r>
              <w:proofErr w:type="gramEnd"/>
              <w:r w:rsidRPr="00402E36">
                <w:rPr>
                  <w:rFonts w:ascii="Aptos" w:hAnsi="Aptos"/>
                  <w:rPrChange w:id="457" w:author="Eleni Palkopoulou (epalkopo)" w:date="2025-12-10T17:51:00Z" w16du:dateUtc="2025-12-10T15:51:00Z">
                    <w:rPr>
                      <w:sz w:val="20"/>
                      <w:szCs w:val="20"/>
                    </w:rPr>
                  </w:rPrChange>
                </w:rPr>
                <w:t xml:space="preserve"> for which to perform the analysis and the type of events of interest </w:t>
              </w:r>
              <w:r w:rsidRPr="00402E36">
                <w:rPr>
                  <w:rFonts w:ascii="Aptos" w:hAnsi="Aptos" w:hint="eastAsia"/>
                  <w:rPrChange w:id="458" w:author="Eleni Palkopoulou (epalkopo)" w:date="2025-12-10T17:51:00Z" w16du:dateUtc="2025-12-10T15:51:00Z">
                    <w:rPr>
                      <w:rFonts w:hint="eastAsia"/>
                      <w:sz w:val="20"/>
                      <w:szCs w:val="20"/>
                    </w:rPr>
                  </w:rPrChange>
                </w:rPr>
                <w:t>–</w:t>
              </w:r>
              <w:r w:rsidRPr="00402E36">
                <w:rPr>
                  <w:rFonts w:ascii="Aptos" w:hAnsi="Aptos"/>
                  <w:rPrChange w:id="459" w:author="Eleni Palkopoulou (epalkopo)" w:date="2025-12-10T17:51:00Z" w16du:dateUtc="2025-12-10T15:51:00Z">
                    <w:rPr>
                      <w:sz w:val="20"/>
                      <w:szCs w:val="20"/>
                    </w:rPr>
                  </w:rPrChange>
                </w:rPr>
                <w:t xml:space="preserve"> which is BGP sessions down. We analyze these events.</w:t>
              </w:r>
            </w:ins>
          </w:p>
          <w:p w14:paraId="6FFB9FE8" w14:textId="77777777" w:rsidR="00402E36" w:rsidRPr="00402E36" w:rsidRDefault="00402E36">
            <w:pPr>
              <w:rPr>
                <w:ins w:id="460" w:author="Eleni Palkopoulou (epalkopo)" w:date="2025-12-10T17:50:00Z" w16du:dateUtc="2025-12-10T15:50:00Z"/>
                <w:rFonts w:ascii="Aptos" w:hAnsi="Aptos"/>
                <w:rPrChange w:id="461" w:author="Eleni Palkopoulou (epalkopo)" w:date="2025-12-10T17:51:00Z" w16du:dateUtc="2025-12-10T15:51:00Z">
                  <w:rPr>
                    <w:ins w:id="462" w:author="Eleni Palkopoulou (epalkopo)" w:date="2025-12-10T17:50:00Z" w16du:dateUtc="2025-12-10T15:50:00Z"/>
                    <w:sz w:val="20"/>
                    <w:szCs w:val="20"/>
                  </w:rPr>
                </w:rPrChange>
              </w:rPr>
            </w:pPr>
          </w:p>
          <w:p w14:paraId="23327FFE" w14:textId="77777777" w:rsidR="00402E36" w:rsidRPr="00402E36" w:rsidRDefault="00402E36">
            <w:pPr>
              <w:rPr>
                <w:ins w:id="463" w:author="Eleni Palkopoulou (epalkopo)" w:date="2025-12-10T17:50:00Z" w16du:dateUtc="2025-12-10T15:50:00Z"/>
                <w:rFonts w:ascii="Aptos" w:hAnsi="Aptos"/>
                <w:rPrChange w:id="464" w:author="Eleni Palkopoulou (epalkopo)" w:date="2025-12-10T17:51:00Z" w16du:dateUtc="2025-12-10T15:51:00Z">
                  <w:rPr>
                    <w:ins w:id="465" w:author="Eleni Palkopoulou (epalkopo)" w:date="2025-12-10T17:50:00Z" w16du:dateUtc="2025-12-10T15:50:00Z"/>
                    <w:sz w:val="20"/>
                    <w:szCs w:val="20"/>
                  </w:rPr>
                </w:rPrChange>
              </w:rPr>
            </w:pPr>
            <w:ins w:id="466" w:author="Eleni Palkopoulou (epalkopo)" w:date="2025-12-10T17:50:00Z" w16du:dateUtc="2025-12-10T15:50:00Z">
              <w:r w:rsidRPr="00402E36">
                <w:rPr>
                  <w:rFonts w:ascii="Aptos" w:hAnsi="Aptos"/>
                  <w:rPrChange w:id="467" w:author="Eleni Palkopoulou (epalkopo)" w:date="2025-12-10T17:51:00Z" w16du:dateUtc="2025-12-10T15:51:00Z">
                    <w:rPr>
                      <w:sz w:val="20"/>
                      <w:szCs w:val="20"/>
                    </w:rPr>
                  </w:rPrChange>
                </w:rPr>
                <w:t xml:space="preserve">00:17: Toxic factors are classified into three toxicity levels with increasing severity: low, moderate, major. One major and one moderate toxic factor were identified. The major toxic factor corresponds to the combination of a particular hardware revision and software version. This corresponds to 12 devices, which is 0.4% of the inventory </w:t>
              </w:r>
              <w:r w:rsidRPr="00402E36">
                <w:rPr>
                  <w:rFonts w:ascii="Aptos" w:hAnsi="Aptos" w:hint="eastAsia"/>
                  <w:rPrChange w:id="468" w:author="Eleni Palkopoulou (epalkopo)" w:date="2025-12-10T17:51:00Z" w16du:dateUtc="2025-12-10T15:51:00Z">
                    <w:rPr>
                      <w:rFonts w:hint="eastAsia"/>
                      <w:sz w:val="20"/>
                      <w:szCs w:val="20"/>
                    </w:rPr>
                  </w:rPrChange>
                </w:rPr>
                <w:t>–</w:t>
              </w:r>
              <w:r w:rsidRPr="00402E36">
                <w:rPr>
                  <w:rFonts w:ascii="Aptos" w:hAnsi="Aptos"/>
                  <w:rPrChange w:id="469" w:author="Eleni Palkopoulou (epalkopo)" w:date="2025-12-10T17:51:00Z" w16du:dateUtc="2025-12-10T15:51:00Z">
                    <w:rPr>
                      <w:sz w:val="20"/>
                      <w:szCs w:val="20"/>
                    </w:rPr>
                  </w:rPrChange>
                </w:rPr>
                <w:t xml:space="preserve"> </w:t>
              </w:r>
              <w:proofErr w:type="gramStart"/>
              <w:r w:rsidRPr="00402E36">
                <w:rPr>
                  <w:rFonts w:ascii="Aptos" w:hAnsi="Aptos"/>
                  <w:rPrChange w:id="470" w:author="Eleni Palkopoulou (epalkopo)" w:date="2025-12-10T17:51:00Z" w16du:dateUtc="2025-12-10T15:51:00Z">
                    <w:rPr>
                      <w:sz w:val="20"/>
                      <w:szCs w:val="20"/>
                    </w:rPr>
                  </w:rPrChange>
                </w:rPr>
                <w:t>but,</w:t>
              </w:r>
              <w:proofErr w:type="gramEnd"/>
              <w:r w:rsidRPr="00402E36">
                <w:rPr>
                  <w:rFonts w:ascii="Aptos" w:hAnsi="Aptos"/>
                  <w:rPrChange w:id="471" w:author="Eleni Palkopoulou (epalkopo)" w:date="2025-12-10T17:51:00Z" w16du:dateUtc="2025-12-10T15:51:00Z">
                    <w:rPr>
                      <w:sz w:val="20"/>
                      <w:szCs w:val="20"/>
                    </w:rPr>
                  </w:rPrChange>
                </w:rPr>
                <w:t xml:space="preserve"> results in ~9% of the events. The software version alone is identified as a moderate toxic factor </w:t>
              </w:r>
              <w:r w:rsidRPr="00402E36">
                <w:rPr>
                  <w:rFonts w:ascii="Aptos" w:hAnsi="Aptos" w:hint="eastAsia"/>
                  <w:rPrChange w:id="472" w:author="Eleni Palkopoulou (epalkopo)" w:date="2025-12-10T17:51:00Z" w16du:dateUtc="2025-12-10T15:51:00Z">
                    <w:rPr>
                      <w:rFonts w:hint="eastAsia"/>
                      <w:sz w:val="20"/>
                      <w:szCs w:val="20"/>
                    </w:rPr>
                  </w:rPrChange>
                </w:rPr>
                <w:t>–</w:t>
              </w:r>
              <w:r w:rsidRPr="00402E36">
                <w:rPr>
                  <w:rFonts w:ascii="Aptos" w:hAnsi="Aptos"/>
                  <w:rPrChange w:id="473" w:author="Eleni Palkopoulou (epalkopo)" w:date="2025-12-10T17:51:00Z" w16du:dateUtc="2025-12-10T15:51:00Z">
                    <w:rPr>
                      <w:sz w:val="20"/>
                      <w:szCs w:val="20"/>
                    </w:rPr>
                  </w:rPrChange>
                </w:rPr>
                <w:t xml:space="preserve"> with lower relative toxicity.</w:t>
              </w:r>
            </w:ins>
          </w:p>
          <w:p w14:paraId="6364FEB9" w14:textId="77777777" w:rsidR="00402E36" w:rsidRPr="00402E36" w:rsidRDefault="00402E36">
            <w:pPr>
              <w:rPr>
                <w:ins w:id="474" w:author="Eleni Palkopoulou (epalkopo)" w:date="2025-12-10T17:50:00Z" w16du:dateUtc="2025-12-10T15:50:00Z"/>
                <w:rFonts w:ascii="Aptos" w:hAnsi="Aptos"/>
                <w:rPrChange w:id="475" w:author="Eleni Palkopoulou (epalkopo)" w:date="2025-12-10T17:51:00Z" w16du:dateUtc="2025-12-10T15:51:00Z">
                  <w:rPr>
                    <w:ins w:id="476" w:author="Eleni Palkopoulou (epalkopo)" w:date="2025-12-10T17:50:00Z" w16du:dateUtc="2025-12-10T15:50:00Z"/>
                    <w:sz w:val="20"/>
                    <w:szCs w:val="20"/>
                  </w:rPr>
                </w:rPrChange>
              </w:rPr>
            </w:pPr>
          </w:p>
          <w:p w14:paraId="348CFC0A" w14:textId="77777777" w:rsidR="00402E36" w:rsidRPr="00402E36" w:rsidRDefault="00402E36">
            <w:pPr>
              <w:rPr>
                <w:ins w:id="477" w:author="Eleni Palkopoulou (epalkopo)" w:date="2025-12-10T17:50:00Z" w16du:dateUtc="2025-12-10T15:50:00Z"/>
                <w:rFonts w:ascii="Aptos" w:hAnsi="Aptos"/>
                <w:rPrChange w:id="478" w:author="Eleni Palkopoulou (epalkopo)" w:date="2025-12-10T17:51:00Z" w16du:dateUtc="2025-12-10T15:51:00Z">
                  <w:rPr>
                    <w:ins w:id="479" w:author="Eleni Palkopoulou (epalkopo)" w:date="2025-12-10T17:50:00Z" w16du:dateUtc="2025-12-10T15:50:00Z"/>
                    <w:sz w:val="20"/>
                    <w:szCs w:val="20"/>
                  </w:rPr>
                </w:rPrChange>
              </w:rPr>
            </w:pPr>
            <w:ins w:id="480" w:author="Eleni Palkopoulou (epalkopo)" w:date="2025-12-10T17:50:00Z" w16du:dateUtc="2025-12-10T15:50:00Z">
              <w:r w:rsidRPr="00402E36">
                <w:rPr>
                  <w:rFonts w:ascii="Aptos" w:hAnsi="Aptos"/>
                  <w:rPrChange w:id="481" w:author="Eleni Palkopoulou (epalkopo)" w:date="2025-12-10T17:51:00Z" w16du:dateUtc="2025-12-10T15:51:00Z">
                    <w:rPr>
                      <w:sz w:val="20"/>
                      <w:szCs w:val="20"/>
                    </w:rPr>
                  </w:rPrChange>
                </w:rPr>
                <w:t xml:space="preserve">00:45: We can see how the events evolved over time per toxic factor. Until the 20th of April, BGP session down events are relatively low. Then they </w:t>
              </w:r>
              <w:proofErr w:type="gramStart"/>
              <w:r w:rsidRPr="00402E36">
                <w:rPr>
                  <w:rFonts w:ascii="Aptos" w:hAnsi="Aptos"/>
                  <w:rPrChange w:id="482" w:author="Eleni Palkopoulou (epalkopo)" w:date="2025-12-10T17:51:00Z" w16du:dateUtc="2025-12-10T15:51:00Z">
                    <w:rPr>
                      <w:sz w:val="20"/>
                      <w:szCs w:val="20"/>
                    </w:rPr>
                  </w:rPrChange>
                </w:rPr>
                <w:t>start</w:t>
              </w:r>
              <w:proofErr w:type="gramEnd"/>
              <w:r w:rsidRPr="00402E36">
                <w:rPr>
                  <w:rFonts w:ascii="Aptos" w:hAnsi="Aptos"/>
                  <w:rPrChange w:id="483" w:author="Eleni Palkopoulou (epalkopo)" w:date="2025-12-10T17:51:00Z" w16du:dateUtc="2025-12-10T15:51:00Z">
                    <w:rPr>
                      <w:sz w:val="20"/>
                      <w:szCs w:val="20"/>
                    </w:rPr>
                  </w:rPrChange>
                </w:rPr>
                <w:t xml:space="preserve"> to increase as the software upgrades started to get rolled out. They </w:t>
              </w:r>
              <w:r w:rsidRPr="00402E36">
                <w:rPr>
                  <w:rFonts w:ascii="Aptos" w:hAnsi="Aptos"/>
                  <w:rPrChange w:id="484" w:author="Eleni Palkopoulou (epalkopo)" w:date="2025-12-10T17:51:00Z" w16du:dateUtc="2025-12-10T15:51:00Z">
                    <w:rPr>
                      <w:sz w:val="20"/>
                      <w:szCs w:val="20"/>
                    </w:rPr>
                  </w:rPrChange>
                </w:rPr>
                <w:lastRenderedPageBreak/>
                <w:t xml:space="preserve">continue to increase in subsequent days </w:t>
              </w:r>
              <w:r w:rsidRPr="00402E36">
                <w:rPr>
                  <w:rFonts w:ascii="Aptos" w:hAnsi="Aptos" w:hint="eastAsia"/>
                  <w:rPrChange w:id="485" w:author="Eleni Palkopoulou (epalkopo)" w:date="2025-12-10T17:51:00Z" w16du:dateUtc="2025-12-10T15:51:00Z">
                    <w:rPr>
                      <w:rFonts w:hint="eastAsia"/>
                      <w:sz w:val="20"/>
                      <w:szCs w:val="20"/>
                    </w:rPr>
                  </w:rPrChange>
                </w:rPr>
                <w:t>–</w:t>
              </w:r>
              <w:r w:rsidRPr="00402E36">
                <w:rPr>
                  <w:rFonts w:ascii="Aptos" w:hAnsi="Aptos"/>
                  <w:rPrChange w:id="486" w:author="Eleni Palkopoulou (epalkopo)" w:date="2025-12-10T17:51:00Z" w16du:dateUtc="2025-12-10T15:51:00Z">
                    <w:rPr>
                      <w:sz w:val="20"/>
                      <w:szCs w:val="20"/>
                    </w:rPr>
                  </w:rPrChange>
                </w:rPr>
                <w:t xml:space="preserve"> both for the major and the moderate toxic factors identified.</w:t>
              </w:r>
            </w:ins>
          </w:p>
          <w:p w14:paraId="1FADD6A3" w14:textId="77777777" w:rsidR="00402E36" w:rsidRPr="00402E36" w:rsidRDefault="00402E36">
            <w:pPr>
              <w:rPr>
                <w:ins w:id="487" w:author="Eleni Palkopoulou (epalkopo)" w:date="2025-12-10T17:50:00Z" w16du:dateUtc="2025-12-10T15:50:00Z"/>
                <w:rFonts w:ascii="Aptos" w:hAnsi="Aptos"/>
                <w:rPrChange w:id="488" w:author="Eleni Palkopoulou (epalkopo)" w:date="2025-12-10T17:51:00Z" w16du:dateUtc="2025-12-10T15:51:00Z">
                  <w:rPr>
                    <w:ins w:id="489" w:author="Eleni Palkopoulou (epalkopo)" w:date="2025-12-10T17:50:00Z" w16du:dateUtc="2025-12-10T15:50:00Z"/>
                    <w:sz w:val="20"/>
                    <w:szCs w:val="20"/>
                  </w:rPr>
                </w:rPrChange>
              </w:rPr>
            </w:pPr>
          </w:p>
          <w:p w14:paraId="6B0FFE3C" w14:textId="77777777" w:rsidR="00402E36" w:rsidRPr="00402E36" w:rsidRDefault="00402E36">
            <w:pPr>
              <w:rPr>
                <w:ins w:id="490" w:author="Eleni Palkopoulou (epalkopo)" w:date="2025-12-10T17:50:00Z" w16du:dateUtc="2025-12-10T15:50:00Z"/>
                <w:rFonts w:ascii="Aptos" w:hAnsi="Aptos"/>
                <w:rPrChange w:id="491" w:author="Eleni Palkopoulou (epalkopo)" w:date="2025-12-10T17:51:00Z" w16du:dateUtc="2025-12-10T15:51:00Z">
                  <w:rPr>
                    <w:ins w:id="492" w:author="Eleni Palkopoulou (epalkopo)" w:date="2025-12-10T17:50:00Z" w16du:dateUtc="2025-12-10T15:50:00Z"/>
                    <w:sz w:val="20"/>
                    <w:szCs w:val="20"/>
                  </w:rPr>
                </w:rPrChange>
              </w:rPr>
            </w:pPr>
            <w:ins w:id="493" w:author="Eleni Palkopoulou (epalkopo)" w:date="2025-12-10T17:50:00Z" w16du:dateUtc="2025-12-10T15:50:00Z">
              <w:r w:rsidRPr="00402E36">
                <w:rPr>
                  <w:rFonts w:ascii="Aptos" w:hAnsi="Aptos"/>
                  <w:rPrChange w:id="494" w:author="Eleni Palkopoulou (epalkopo)" w:date="2025-12-10T17:51:00Z" w16du:dateUtc="2025-12-10T15:51:00Z">
                    <w:rPr>
                      <w:sz w:val="20"/>
                      <w:szCs w:val="20"/>
                    </w:rPr>
                  </w:rPrChange>
                </w:rPr>
                <w:t>1:03: Having identified the culprit for the reported issues, we can proceed to take action to address this and prevent it from manifesting in other parts of the network. Relevant data can be exported from the AI assistant to facilitate next steps.</w:t>
              </w:r>
            </w:ins>
          </w:p>
        </w:tc>
        <w:tc>
          <w:tcPr>
            <w:tcW w:w="4315" w:type="dxa"/>
          </w:tcPr>
          <w:p w14:paraId="5F992786" w14:textId="77777777" w:rsidR="00402E36" w:rsidRPr="00402E36" w:rsidRDefault="00402E36">
            <w:pPr>
              <w:rPr>
                <w:ins w:id="495" w:author="Eleni Palkopoulou (epalkopo)" w:date="2025-12-10T17:50:00Z" w16du:dateUtc="2025-12-10T15:50:00Z"/>
                <w:rFonts w:ascii="Aptos" w:hAnsi="Aptos"/>
                <w:i/>
                <w:iCs/>
                <w:rPrChange w:id="496" w:author="Eleni Palkopoulou (epalkopo)" w:date="2025-12-10T17:51:00Z" w16du:dateUtc="2025-12-10T15:51:00Z">
                  <w:rPr>
                    <w:ins w:id="497" w:author="Eleni Palkopoulou (epalkopo)" w:date="2025-12-10T17:50:00Z" w16du:dateUtc="2025-12-10T15:50:00Z"/>
                    <w:i/>
                    <w:iCs/>
                    <w:sz w:val="20"/>
                    <w:szCs w:val="20"/>
                  </w:rPr>
                </w:rPrChange>
              </w:rPr>
            </w:pPr>
            <w:ins w:id="498" w:author="Eleni Palkopoulou (epalkopo)" w:date="2025-12-10T17:50:00Z" w16du:dateUtc="2025-12-10T15:50:00Z">
              <w:r w:rsidRPr="00402E36">
                <w:rPr>
                  <w:rFonts w:ascii="Aptos" w:hAnsi="Aptos"/>
                  <w:i/>
                  <w:iCs/>
                  <w:rPrChange w:id="499" w:author="Eleni Palkopoulou (epalkopo)" w:date="2025-12-10T17:51:00Z" w16du:dateUtc="2025-12-10T15:51:00Z">
                    <w:rPr>
                      <w:i/>
                      <w:iCs/>
                      <w:sz w:val="20"/>
                      <w:szCs w:val="20"/>
                    </w:rPr>
                  </w:rPrChange>
                </w:rPr>
                <w:lastRenderedPageBreak/>
                <w:t>[Run video]</w:t>
              </w:r>
            </w:ins>
          </w:p>
        </w:tc>
      </w:tr>
      <w:tr w:rsidR="00402E36" w:rsidRPr="00402E36" w14:paraId="33056FED" w14:textId="77777777">
        <w:trPr>
          <w:ins w:id="500" w:author="Eleni Palkopoulou (epalkopo)" w:date="2025-12-10T17:50:00Z"/>
        </w:trPr>
        <w:tc>
          <w:tcPr>
            <w:tcW w:w="715" w:type="dxa"/>
          </w:tcPr>
          <w:p w14:paraId="17DCA24C" w14:textId="77777777" w:rsidR="00402E36" w:rsidRPr="00402E36" w:rsidRDefault="00402E36">
            <w:pPr>
              <w:jc w:val="center"/>
              <w:rPr>
                <w:ins w:id="501" w:author="Eleni Palkopoulou (epalkopo)" w:date="2025-12-10T17:50:00Z" w16du:dateUtc="2025-12-10T15:50:00Z"/>
                <w:rFonts w:ascii="Aptos" w:hAnsi="Aptos"/>
                <w:rPrChange w:id="502" w:author="Eleni Palkopoulou (epalkopo)" w:date="2025-12-10T17:51:00Z" w16du:dateUtc="2025-12-10T15:51:00Z">
                  <w:rPr>
                    <w:ins w:id="503" w:author="Eleni Palkopoulou (epalkopo)" w:date="2025-12-10T17:50:00Z" w16du:dateUtc="2025-12-10T15:50:00Z"/>
                  </w:rPr>
                </w:rPrChange>
              </w:rPr>
            </w:pPr>
            <w:ins w:id="504" w:author="Eleni Palkopoulou (epalkopo)" w:date="2025-12-10T17:50:00Z" w16du:dateUtc="2025-12-10T15:50:00Z">
              <w:r w:rsidRPr="00402E36">
                <w:rPr>
                  <w:rFonts w:ascii="Aptos" w:hAnsi="Aptos"/>
                  <w:rPrChange w:id="505" w:author="Eleni Palkopoulou (epalkopo)" w:date="2025-12-10T17:51:00Z" w16du:dateUtc="2025-12-10T15:51:00Z">
                    <w:rPr/>
                  </w:rPrChange>
                </w:rPr>
                <w:t>10</w:t>
              </w:r>
            </w:ins>
          </w:p>
        </w:tc>
        <w:tc>
          <w:tcPr>
            <w:tcW w:w="4320" w:type="dxa"/>
          </w:tcPr>
          <w:p w14:paraId="064AEC72" w14:textId="77777777" w:rsidR="00402E36" w:rsidRPr="00402E36" w:rsidRDefault="00402E36">
            <w:pPr>
              <w:rPr>
                <w:ins w:id="506" w:author="Eleni Palkopoulou (epalkopo)" w:date="2025-12-10T17:50:00Z" w16du:dateUtc="2025-12-10T15:50:00Z"/>
                <w:rFonts w:ascii="Aptos" w:hAnsi="Aptos"/>
                <w:rPrChange w:id="507" w:author="Eleni Palkopoulou (epalkopo)" w:date="2025-12-10T17:51:00Z" w16du:dateUtc="2025-12-10T15:51:00Z">
                  <w:rPr>
                    <w:ins w:id="508" w:author="Eleni Palkopoulou (epalkopo)" w:date="2025-12-10T17:50:00Z" w16du:dateUtc="2025-12-10T15:50:00Z"/>
                    <w:sz w:val="20"/>
                    <w:szCs w:val="20"/>
                  </w:rPr>
                </w:rPrChange>
              </w:rPr>
            </w:pPr>
            <w:ins w:id="509" w:author="Eleni Palkopoulou (epalkopo)" w:date="2025-12-10T17:50:00Z" w16du:dateUtc="2025-12-10T15:50:00Z">
              <w:r w:rsidRPr="00402E36">
                <w:rPr>
                  <w:rFonts w:ascii="Aptos" w:hAnsi="Aptos"/>
                  <w:rPrChange w:id="510" w:author="Eleni Palkopoulou (epalkopo)" w:date="2025-12-10T17:51:00Z" w16du:dateUtc="2025-12-10T15:51:00Z">
                    <w:rPr>
                      <w:sz w:val="20"/>
                      <w:szCs w:val="20"/>
                    </w:rPr>
                  </w:rPrChange>
                </w:rPr>
                <w:t xml:space="preserve">Now this agent is something you can run as part of the troubleshooting </w:t>
              </w:r>
              <w:proofErr w:type="gramStart"/>
              <w:r w:rsidRPr="00402E36">
                <w:rPr>
                  <w:rFonts w:ascii="Aptos" w:hAnsi="Aptos"/>
                  <w:rPrChange w:id="511" w:author="Eleni Palkopoulou (epalkopo)" w:date="2025-12-10T17:51:00Z" w16du:dateUtc="2025-12-10T15:51:00Z">
                    <w:rPr>
                      <w:sz w:val="20"/>
                      <w:szCs w:val="20"/>
                    </w:rPr>
                  </w:rPrChange>
                </w:rPr>
                <w:t>process</w:t>
              </w:r>
              <w:proofErr w:type="gramEnd"/>
              <w:r w:rsidRPr="00402E36">
                <w:rPr>
                  <w:rFonts w:ascii="Aptos" w:hAnsi="Aptos"/>
                  <w:rPrChange w:id="512" w:author="Eleni Palkopoulou (epalkopo)" w:date="2025-12-10T17:51:00Z" w16du:dateUtc="2025-12-10T15:51:00Z">
                    <w:rPr>
                      <w:sz w:val="20"/>
                      <w:szCs w:val="20"/>
                    </w:rPr>
                  </w:rPrChange>
                </w:rPr>
                <w:t xml:space="preserve"> or have it run periodically to identify issues in the network before they become network events.</w:t>
              </w:r>
            </w:ins>
          </w:p>
        </w:tc>
        <w:tc>
          <w:tcPr>
            <w:tcW w:w="4315" w:type="dxa"/>
          </w:tcPr>
          <w:p w14:paraId="035D72B0" w14:textId="77777777" w:rsidR="00402E36" w:rsidRPr="00402E36" w:rsidRDefault="00402E36">
            <w:pPr>
              <w:rPr>
                <w:ins w:id="513" w:author="Eleni Palkopoulou (epalkopo)" w:date="2025-12-10T17:50:00Z" w16du:dateUtc="2025-12-10T15:50:00Z"/>
                <w:rFonts w:ascii="Aptos" w:hAnsi="Aptos"/>
                <w:i/>
                <w:iCs/>
                <w:rPrChange w:id="514" w:author="Eleni Palkopoulou (epalkopo)" w:date="2025-12-10T17:51:00Z" w16du:dateUtc="2025-12-10T15:51:00Z">
                  <w:rPr>
                    <w:ins w:id="515" w:author="Eleni Palkopoulou (epalkopo)" w:date="2025-12-10T17:50:00Z" w16du:dateUtc="2025-12-10T15:50:00Z"/>
                    <w:i/>
                    <w:iCs/>
                    <w:sz w:val="20"/>
                    <w:szCs w:val="20"/>
                  </w:rPr>
                </w:rPrChange>
              </w:rPr>
            </w:pPr>
            <w:ins w:id="516" w:author="Eleni Palkopoulou (epalkopo)" w:date="2025-12-10T17:50:00Z" w16du:dateUtc="2025-12-10T15:50:00Z">
              <w:r w:rsidRPr="00402E36">
                <w:rPr>
                  <w:rFonts w:ascii="Aptos" w:hAnsi="Aptos"/>
                  <w:i/>
                  <w:iCs/>
                  <w:rPrChange w:id="517" w:author="Eleni Palkopoulou (epalkopo)" w:date="2025-12-10T17:51:00Z" w16du:dateUtc="2025-12-10T15:51:00Z">
                    <w:rPr>
                      <w:i/>
                      <w:iCs/>
                      <w:sz w:val="20"/>
                      <w:szCs w:val="20"/>
                    </w:rPr>
                  </w:rPrChange>
                </w:rPr>
                <w:t>[Video ends]</w:t>
              </w:r>
            </w:ins>
          </w:p>
        </w:tc>
      </w:tr>
      <w:tr w:rsidR="00402E36" w:rsidRPr="00402E36" w14:paraId="4FF646DE" w14:textId="77777777">
        <w:trPr>
          <w:ins w:id="518" w:author="Eleni Palkopoulou (epalkopo)" w:date="2025-12-10T17:50:00Z"/>
        </w:trPr>
        <w:tc>
          <w:tcPr>
            <w:tcW w:w="715" w:type="dxa"/>
          </w:tcPr>
          <w:p w14:paraId="72A3B475" w14:textId="77777777" w:rsidR="00402E36" w:rsidRPr="00402E36" w:rsidRDefault="00402E36">
            <w:pPr>
              <w:jc w:val="center"/>
              <w:rPr>
                <w:ins w:id="519" w:author="Eleni Palkopoulou (epalkopo)" w:date="2025-12-10T17:50:00Z" w16du:dateUtc="2025-12-10T15:50:00Z"/>
                <w:rFonts w:ascii="Aptos" w:hAnsi="Aptos"/>
                <w:rPrChange w:id="520" w:author="Eleni Palkopoulou (epalkopo)" w:date="2025-12-10T17:51:00Z" w16du:dateUtc="2025-12-10T15:51:00Z">
                  <w:rPr>
                    <w:ins w:id="521" w:author="Eleni Palkopoulou (epalkopo)" w:date="2025-12-10T17:50:00Z" w16du:dateUtc="2025-12-10T15:50:00Z"/>
                  </w:rPr>
                </w:rPrChange>
              </w:rPr>
            </w:pPr>
            <w:ins w:id="522" w:author="Eleni Palkopoulou (epalkopo)" w:date="2025-12-10T17:50:00Z" w16du:dateUtc="2025-12-10T15:50:00Z">
              <w:r w:rsidRPr="00402E36">
                <w:rPr>
                  <w:rFonts w:ascii="Aptos" w:hAnsi="Aptos"/>
                  <w:rPrChange w:id="523" w:author="Eleni Palkopoulou (epalkopo)" w:date="2025-12-10T17:51:00Z" w16du:dateUtc="2025-12-10T15:51:00Z">
                    <w:rPr/>
                  </w:rPrChange>
                </w:rPr>
                <w:t>11</w:t>
              </w:r>
            </w:ins>
          </w:p>
        </w:tc>
        <w:tc>
          <w:tcPr>
            <w:tcW w:w="4320" w:type="dxa"/>
          </w:tcPr>
          <w:p w14:paraId="0D4ED2C9" w14:textId="77777777" w:rsidR="00402E36" w:rsidRPr="00402E36" w:rsidRDefault="00402E36">
            <w:pPr>
              <w:rPr>
                <w:ins w:id="524" w:author="Eleni Palkopoulou (epalkopo)" w:date="2025-12-10T17:50:00Z" w16du:dateUtc="2025-12-10T15:50:00Z"/>
                <w:rFonts w:ascii="Aptos" w:hAnsi="Aptos"/>
                <w:rPrChange w:id="525" w:author="Eleni Palkopoulou (epalkopo)" w:date="2025-12-10T17:51:00Z" w16du:dateUtc="2025-12-10T15:51:00Z">
                  <w:rPr>
                    <w:ins w:id="526" w:author="Eleni Palkopoulou (epalkopo)" w:date="2025-12-10T17:50:00Z" w16du:dateUtc="2025-12-10T15:50:00Z"/>
                    <w:sz w:val="20"/>
                    <w:szCs w:val="20"/>
                  </w:rPr>
                </w:rPrChange>
              </w:rPr>
            </w:pPr>
            <w:ins w:id="527" w:author="Eleni Palkopoulou (epalkopo)" w:date="2025-12-10T17:50:00Z" w16du:dateUtc="2025-12-10T15:50:00Z">
              <w:r w:rsidRPr="00402E36">
                <w:rPr>
                  <w:rFonts w:ascii="Aptos" w:hAnsi="Aptos"/>
                  <w:rPrChange w:id="528" w:author="Eleni Palkopoulou (epalkopo)" w:date="2025-12-10T17:51:00Z" w16du:dateUtc="2025-12-10T15:51:00Z">
                    <w:rPr>
                      <w:sz w:val="20"/>
                      <w:szCs w:val="20"/>
                    </w:rPr>
                  </w:rPrChange>
                </w:rPr>
                <w:t>Let</w:t>
              </w:r>
              <w:r w:rsidRPr="00402E36">
                <w:rPr>
                  <w:rFonts w:ascii="Aptos" w:hAnsi="Aptos" w:hint="eastAsia"/>
                  <w:rPrChange w:id="529" w:author="Eleni Palkopoulou (epalkopo)" w:date="2025-12-10T17:51:00Z" w16du:dateUtc="2025-12-10T15:51:00Z">
                    <w:rPr>
                      <w:rFonts w:hint="eastAsia"/>
                      <w:sz w:val="20"/>
                      <w:szCs w:val="20"/>
                    </w:rPr>
                  </w:rPrChange>
                </w:rPr>
                <w:t>’</w:t>
              </w:r>
              <w:r w:rsidRPr="00402E36">
                <w:rPr>
                  <w:rFonts w:ascii="Aptos" w:hAnsi="Aptos"/>
                  <w:rPrChange w:id="530" w:author="Eleni Palkopoulou (epalkopo)" w:date="2025-12-10T17:51:00Z" w16du:dateUtc="2025-12-10T15:51:00Z">
                    <w:rPr>
                      <w:sz w:val="20"/>
                      <w:szCs w:val="20"/>
                    </w:rPr>
                  </w:rPrChange>
                </w:rPr>
                <w:t>s see what the agent came up with</w:t>
              </w:r>
            </w:ins>
          </w:p>
        </w:tc>
        <w:tc>
          <w:tcPr>
            <w:tcW w:w="4315" w:type="dxa"/>
          </w:tcPr>
          <w:p w14:paraId="23F91A40" w14:textId="77777777" w:rsidR="00402E36" w:rsidRPr="00402E36" w:rsidRDefault="00402E36">
            <w:pPr>
              <w:rPr>
                <w:ins w:id="531" w:author="Eleni Palkopoulou (epalkopo)" w:date="2025-12-10T17:50:00Z" w16du:dateUtc="2025-12-10T15:50:00Z"/>
                <w:rFonts w:ascii="Aptos" w:hAnsi="Aptos"/>
                <w:rPrChange w:id="532" w:author="Eleni Palkopoulou (epalkopo)" w:date="2025-12-10T17:51:00Z" w16du:dateUtc="2025-12-10T15:51:00Z">
                  <w:rPr>
                    <w:ins w:id="533" w:author="Eleni Palkopoulou (epalkopo)" w:date="2025-12-10T17:50:00Z" w16du:dateUtc="2025-12-10T15:50:00Z"/>
                    <w:sz w:val="20"/>
                    <w:szCs w:val="20"/>
                  </w:rPr>
                </w:rPrChange>
              </w:rPr>
            </w:pPr>
            <w:ins w:id="534" w:author="Eleni Palkopoulou (epalkopo)" w:date="2025-12-10T17:50:00Z" w16du:dateUtc="2025-12-10T15:50:00Z">
              <w:r w:rsidRPr="00402E36">
                <w:rPr>
                  <w:rFonts w:ascii="Aptos" w:hAnsi="Aptos"/>
                  <w:rPrChange w:id="535" w:author="Eleni Palkopoulou (epalkopo)" w:date="2025-12-10T17:51:00Z" w16du:dateUtc="2025-12-10T15:51:00Z">
                    <w:rPr>
                      <w:sz w:val="20"/>
                      <w:szCs w:val="20"/>
                    </w:rPr>
                  </w:rPrChange>
                </w:rPr>
                <w:t>Slide with screen grab of final report screen</w:t>
              </w:r>
            </w:ins>
          </w:p>
          <w:p w14:paraId="2670C9B1" w14:textId="77777777" w:rsidR="00402E36" w:rsidRPr="00402E36" w:rsidRDefault="00402E36">
            <w:pPr>
              <w:rPr>
                <w:ins w:id="536" w:author="Eleni Palkopoulou (epalkopo)" w:date="2025-12-10T17:50:00Z" w16du:dateUtc="2025-12-10T15:50:00Z"/>
                <w:rFonts w:ascii="Aptos" w:hAnsi="Aptos"/>
                <w:rPrChange w:id="537" w:author="Eleni Palkopoulou (epalkopo)" w:date="2025-12-10T17:51:00Z" w16du:dateUtc="2025-12-10T15:51:00Z">
                  <w:rPr>
                    <w:ins w:id="538" w:author="Eleni Palkopoulou (epalkopo)" w:date="2025-12-10T17:50:00Z" w16du:dateUtc="2025-12-10T15:50:00Z"/>
                    <w:sz w:val="20"/>
                    <w:szCs w:val="20"/>
                  </w:rPr>
                </w:rPrChange>
              </w:rPr>
            </w:pPr>
            <w:ins w:id="539" w:author="Eleni Palkopoulou (epalkopo)" w:date="2025-12-10T17:50:00Z" w16du:dateUtc="2025-12-10T15:50:00Z">
              <w:r w:rsidRPr="00402E36">
                <w:rPr>
                  <w:rFonts w:ascii="Aptos" w:hAnsi="Aptos"/>
                  <w:rPrChange w:id="540" w:author="Eleni Palkopoulou (epalkopo)" w:date="2025-12-10T17:51:00Z" w16du:dateUtc="2025-12-10T15:51:00Z">
                    <w:rPr>
                      <w:sz w:val="20"/>
                      <w:szCs w:val="20"/>
                    </w:rPr>
                  </w:rPrChange>
                </w:rPr>
                <w:t>(see below)</w:t>
              </w:r>
            </w:ins>
          </w:p>
        </w:tc>
      </w:tr>
      <w:tr w:rsidR="00402E36" w:rsidRPr="00402E36" w14:paraId="2BDA7C04" w14:textId="77777777">
        <w:trPr>
          <w:ins w:id="541" w:author="Eleni Palkopoulou (epalkopo)" w:date="2025-12-10T17:50:00Z"/>
        </w:trPr>
        <w:tc>
          <w:tcPr>
            <w:tcW w:w="715" w:type="dxa"/>
          </w:tcPr>
          <w:p w14:paraId="36099C00" w14:textId="77777777" w:rsidR="00402E36" w:rsidRPr="00402E36" w:rsidRDefault="00402E36">
            <w:pPr>
              <w:jc w:val="center"/>
              <w:rPr>
                <w:ins w:id="542" w:author="Eleni Palkopoulou (epalkopo)" w:date="2025-12-10T17:50:00Z" w16du:dateUtc="2025-12-10T15:50:00Z"/>
                <w:rFonts w:ascii="Aptos" w:hAnsi="Aptos"/>
                <w:rPrChange w:id="543" w:author="Eleni Palkopoulou (epalkopo)" w:date="2025-12-10T17:51:00Z" w16du:dateUtc="2025-12-10T15:51:00Z">
                  <w:rPr>
                    <w:ins w:id="544" w:author="Eleni Palkopoulou (epalkopo)" w:date="2025-12-10T17:50:00Z" w16du:dateUtc="2025-12-10T15:50:00Z"/>
                  </w:rPr>
                </w:rPrChange>
              </w:rPr>
            </w:pPr>
            <w:ins w:id="545" w:author="Eleni Palkopoulou (epalkopo)" w:date="2025-12-10T17:50:00Z" w16du:dateUtc="2025-12-10T15:50:00Z">
              <w:r w:rsidRPr="00402E36">
                <w:rPr>
                  <w:rFonts w:ascii="Aptos" w:hAnsi="Aptos"/>
                  <w:rPrChange w:id="546" w:author="Eleni Palkopoulou (epalkopo)" w:date="2025-12-10T17:51:00Z" w16du:dateUtc="2025-12-10T15:51:00Z">
                    <w:rPr/>
                  </w:rPrChange>
                </w:rPr>
                <w:t>12</w:t>
              </w:r>
            </w:ins>
          </w:p>
        </w:tc>
        <w:tc>
          <w:tcPr>
            <w:tcW w:w="4320" w:type="dxa"/>
          </w:tcPr>
          <w:p w14:paraId="29B26E50" w14:textId="77777777" w:rsidR="00402E36" w:rsidRPr="00402E36" w:rsidRDefault="00402E36">
            <w:pPr>
              <w:rPr>
                <w:ins w:id="547" w:author="Eleni Palkopoulou (epalkopo)" w:date="2025-12-10T17:50:00Z" w16du:dateUtc="2025-12-10T15:50:00Z"/>
                <w:rFonts w:ascii="Aptos" w:hAnsi="Aptos"/>
                <w:rPrChange w:id="548" w:author="Eleni Palkopoulou (epalkopo)" w:date="2025-12-10T17:51:00Z" w16du:dateUtc="2025-12-10T15:51:00Z">
                  <w:rPr>
                    <w:ins w:id="549" w:author="Eleni Palkopoulou (epalkopo)" w:date="2025-12-10T17:50:00Z" w16du:dateUtc="2025-12-10T15:50:00Z"/>
                    <w:sz w:val="20"/>
                    <w:szCs w:val="20"/>
                  </w:rPr>
                </w:rPrChange>
              </w:rPr>
            </w:pPr>
            <w:ins w:id="550" w:author="Eleni Palkopoulou (epalkopo)" w:date="2025-12-10T17:50:00Z" w16du:dateUtc="2025-12-10T15:50:00Z">
              <w:r w:rsidRPr="00402E36">
                <w:rPr>
                  <w:rFonts w:ascii="Aptos" w:hAnsi="Aptos"/>
                  <w:rPrChange w:id="551" w:author="Eleni Palkopoulou (epalkopo)" w:date="2025-12-10T17:51:00Z" w16du:dateUtc="2025-12-10T15:51:00Z">
                    <w:rPr>
                      <w:sz w:val="20"/>
                      <w:szCs w:val="20"/>
                    </w:rPr>
                  </w:rPrChange>
                </w:rPr>
                <w:t>[highlight and explain key aspects of the report]</w:t>
              </w:r>
            </w:ins>
          </w:p>
        </w:tc>
        <w:tc>
          <w:tcPr>
            <w:tcW w:w="4315" w:type="dxa"/>
          </w:tcPr>
          <w:p w14:paraId="3D3EC363" w14:textId="77777777" w:rsidR="00402E36" w:rsidRPr="00402E36" w:rsidRDefault="00402E36">
            <w:pPr>
              <w:rPr>
                <w:ins w:id="552" w:author="Eleni Palkopoulou (epalkopo)" w:date="2025-12-10T17:50:00Z" w16du:dateUtc="2025-12-10T15:50:00Z"/>
                <w:rFonts w:ascii="Aptos" w:hAnsi="Aptos"/>
                <w:rPrChange w:id="553" w:author="Eleni Palkopoulou (epalkopo)" w:date="2025-12-10T17:51:00Z" w16du:dateUtc="2025-12-10T15:51:00Z">
                  <w:rPr>
                    <w:ins w:id="554" w:author="Eleni Palkopoulou (epalkopo)" w:date="2025-12-10T17:50:00Z" w16du:dateUtc="2025-12-10T15:50:00Z"/>
                    <w:sz w:val="20"/>
                    <w:szCs w:val="20"/>
                  </w:rPr>
                </w:rPrChange>
              </w:rPr>
            </w:pPr>
            <w:ins w:id="555" w:author="Eleni Palkopoulou (epalkopo)" w:date="2025-12-10T17:50:00Z" w16du:dateUtc="2025-12-10T15:50:00Z">
              <w:r w:rsidRPr="00402E36">
                <w:rPr>
                  <w:rFonts w:ascii="Aptos" w:hAnsi="Aptos"/>
                  <w:rPrChange w:id="556" w:author="Eleni Palkopoulou (epalkopo)" w:date="2025-12-10T17:51:00Z" w16du:dateUtc="2025-12-10T15:51:00Z">
                    <w:rPr>
                      <w:sz w:val="20"/>
                      <w:szCs w:val="20"/>
                    </w:rPr>
                  </w:rPrChange>
                </w:rPr>
                <w:t>Slide with screen grab of final report screen</w:t>
              </w:r>
            </w:ins>
          </w:p>
        </w:tc>
      </w:tr>
      <w:tr w:rsidR="00402E36" w:rsidRPr="00402E36" w14:paraId="3042F99D" w14:textId="77777777">
        <w:trPr>
          <w:ins w:id="557" w:author="Eleni Palkopoulou (epalkopo)" w:date="2025-12-10T17:50:00Z"/>
        </w:trPr>
        <w:tc>
          <w:tcPr>
            <w:tcW w:w="715" w:type="dxa"/>
          </w:tcPr>
          <w:p w14:paraId="77D47121" w14:textId="77777777" w:rsidR="00402E36" w:rsidRPr="00402E36" w:rsidRDefault="00402E36">
            <w:pPr>
              <w:jc w:val="center"/>
              <w:rPr>
                <w:ins w:id="558" w:author="Eleni Palkopoulou (epalkopo)" w:date="2025-12-10T17:50:00Z" w16du:dateUtc="2025-12-10T15:50:00Z"/>
                <w:rFonts w:ascii="Aptos" w:hAnsi="Aptos"/>
                <w:rPrChange w:id="559" w:author="Eleni Palkopoulou (epalkopo)" w:date="2025-12-10T17:51:00Z" w16du:dateUtc="2025-12-10T15:51:00Z">
                  <w:rPr>
                    <w:ins w:id="560" w:author="Eleni Palkopoulou (epalkopo)" w:date="2025-12-10T17:50:00Z" w16du:dateUtc="2025-12-10T15:50:00Z"/>
                  </w:rPr>
                </w:rPrChange>
              </w:rPr>
            </w:pPr>
            <w:ins w:id="561" w:author="Eleni Palkopoulou (epalkopo)" w:date="2025-12-10T17:50:00Z" w16du:dateUtc="2025-12-10T15:50:00Z">
              <w:r w:rsidRPr="00402E36">
                <w:rPr>
                  <w:rFonts w:ascii="Aptos" w:hAnsi="Aptos"/>
                  <w:rPrChange w:id="562" w:author="Eleni Palkopoulou (epalkopo)" w:date="2025-12-10T17:51:00Z" w16du:dateUtc="2025-12-10T15:51:00Z">
                    <w:rPr/>
                  </w:rPrChange>
                </w:rPr>
                <w:t>13</w:t>
              </w:r>
            </w:ins>
          </w:p>
        </w:tc>
        <w:tc>
          <w:tcPr>
            <w:tcW w:w="4320" w:type="dxa"/>
          </w:tcPr>
          <w:p w14:paraId="2C04EA5D" w14:textId="77777777" w:rsidR="00402E36" w:rsidRPr="00402E36" w:rsidRDefault="00402E36">
            <w:pPr>
              <w:rPr>
                <w:ins w:id="563" w:author="Eleni Palkopoulou (epalkopo)" w:date="2025-12-10T17:50:00Z" w16du:dateUtc="2025-12-10T15:50:00Z"/>
                <w:rFonts w:ascii="Aptos" w:hAnsi="Aptos"/>
                <w:rPrChange w:id="564" w:author="Eleni Palkopoulou (epalkopo)" w:date="2025-12-10T17:51:00Z" w16du:dateUtc="2025-12-10T15:51:00Z">
                  <w:rPr>
                    <w:ins w:id="565" w:author="Eleni Palkopoulou (epalkopo)" w:date="2025-12-10T17:50:00Z" w16du:dateUtc="2025-12-10T15:50:00Z"/>
                    <w:sz w:val="20"/>
                    <w:szCs w:val="20"/>
                  </w:rPr>
                </w:rPrChange>
              </w:rPr>
            </w:pPr>
            <w:ins w:id="566" w:author="Eleni Palkopoulou (epalkopo)" w:date="2025-12-10T17:50:00Z" w16du:dateUtc="2025-12-10T15:50:00Z">
              <w:r w:rsidRPr="00402E36">
                <w:rPr>
                  <w:rFonts w:ascii="Aptos" w:hAnsi="Aptos"/>
                  <w:rPrChange w:id="567" w:author="Eleni Palkopoulou (epalkopo)" w:date="2025-12-10T17:51:00Z" w16du:dateUtc="2025-12-10T15:51:00Z">
                    <w:rPr>
                      <w:sz w:val="20"/>
                      <w:szCs w:val="20"/>
                    </w:rPr>
                  </w:rPrChange>
                </w:rPr>
                <w:t>As you can see, the issue came down to BGP flaps caused by an interaction between the software and a specific router platform that just happened to be prevalent in France and Spain as those offices were part of an acquisition.</w:t>
              </w:r>
            </w:ins>
          </w:p>
        </w:tc>
        <w:tc>
          <w:tcPr>
            <w:tcW w:w="4315" w:type="dxa"/>
          </w:tcPr>
          <w:p w14:paraId="539FB080" w14:textId="77777777" w:rsidR="00402E36" w:rsidRPr="00402E36" w:rsidRDefault="00402E36">
            <w:pPr>
              <w:rPr>
                <w:ins w:id="568" w:author="Eleni Palkopoulou (epalkopo)" w:date="2025-12-10T17:50:00Z" w16du:dateUtc="2025-12-10T15:50:00Z"/>
                <w:rFonts w:ascii="Aptos" w:hAnsi="Aptos"/>
                <w:rPrChange w:id="569" w:author="Eleni Palkopoulou (epalkopo)" w:date="2025-12-10T17:51:00Z" w16du:dateUtc="2025-12-10T15:51:00Z">
                  <w:rPr>
                    <w:ins w:id="570" w:author="Eleni Palkopoulou (epalkopo)" w:date="2025-12-10T17:50:00Z" w16du:dateUtc="2025-12-10T15:50:00Z"/>
                    <w:sz w:val="20"/>
                    <w:szCs w:val="20"/>
                  </w:rPr>
                </w:rPrChange>
              </w:rPr>
            </w:pPr>
            <w:ins w:id="571" w:author="Eleni Palkopoulou (epalkopo)" w:date="2025-12-10T17:50:00Z" w16du:dateUtc="2025-12-10T15:50:00Z">
              <w:r w:rsidRPr="00402E36">
                <w:rPr>
                  <w:rFonts w:ascii="Aptos" w:hAnsi="Aptos"/>
                  <w:rPrChange w:id="572" w:author="Eleni Palkopoulou (epalkopo)" w:date="2025-12-10T17:51:00Z" w16du:dateUtc="2025-12-10T15:51:00Z">
                    <w:rPr>
                      <w:sz w:val="20"/>
                      <w:szCs w:val="20"/>
                    </w:rPr>
                  </w:rPrChange>
                </w:rPr>
                <w:t>Slide with screen grab of final report screen</w:t>
              </w:r>
            </w:ins>
          </w:p>
        </w:tc>
      </w:tr>
      <w:tr w:rsidR="00402E36" w:rsidRPr="00402E36" w14:paraId="3FFE2542" w14:textId="77777777">
        <w:trPr>
          <w:ins w:id="573" w:author="Eleni Palkopoulou (epalkopo)" w:date="2025-12-10T17:50:00Z"/>
        </w:trPr>
        <w:tc>
          <w:tcPr>
            <w:tcW w:w="715" w:type="dxa"/>
          </w:tcPr>
          <w:p w14:paraId="146ED115" w14:textId="77777777" w:rsidR="00402E36" w:rsidRPr="00402E36" w:rsidRDefault="00402E36">
            <w:pPr>
              <w:jc w:val="center"/>
              <w:rPr>
                <w:ins w:id="574" w:author="Eleni Palkopoulou (epalkopo)" w:date="2025-12-10T17:50:00Z" w16du:dateUtc="2025-12-10T15:50:00Z"/>
                <w:rFonts w:ascii="Aptos" w:hAnsi="Aptos"/>
                <w:rPrChange w:id="575" w:author="Eleni Palkopoulou (epalkopo)" w:date="2025-12-10T17:51:00Z" w16du:dateUtc="2025-12-10T15:51:00Z">
                  <w:rPr>
                    <w:ins w:id="576" w:author="Eleni Palkopoulou (epalkopo)" w:date="2025-12-10T17:50:00Z" w16du:dateUtc="2025-12-10T15:50:00Z"/>
                  </w:rPr>
                </w:rPrChange>
              </w:rPr>
            </w:pPr>
            <w:ins w:id="577" w:author="Eleni Palkopoulou (epalkopo)" w:date="2025-12-10T17:50:00Z" w16du:dateUtc="2025-12-10T15:50:00Z">
              <w:r w:rsidRPr="00402E36">
                <w:rPr>
                  <w:rFonts w:ascii="Aptos" w:hAnsi="Aptos"/>
                  <w:rPrChange w:id="578" w:author="Eleni Palkopoulou (epalkopo)" w:date="2025-12-10T17:51:00Z" w16du:dateUtc="2025-12-10T15:51:00Z">
                    <w:rPr/>
                  </w:rPrChange>
                </w:rPr>
                <w:t>14</w:t>
              </w:r>
            </w:ins>
          </w:p>
        </w:tc>
        <w:tc>
          <w:tcPr>
            <w:tcW w:w="4320" w:type="dxa"/>
          </w:tcPr>
          <w:p w14:paraId="7A57CC52" w14:textId="77777777" w:rsidR="00402E36" w:rsidRPr="00402E36" w:rsidRDefault="00402E36">
            <w:pPr>
              <w:rPr>
                <w:ins w:id="579" w:author="Eleni Palkopoulou (epalkopo)" w:date="2025-12-10T17:50:00Z" w16du:dateUtc="2025-12-10T15:50:00Z"/>
                <w:rFonts w:ascii="Aptos" w:hAnsi="Aptos"/>
                <w:rPrChange w:id="580" w:author="Eleni Palkopoulou (epalkopo)" w:date="2025-12-10T17:51:00Z" w16du:dateUtc="2025-12-10T15:51:00Z">
                  <w:rPr>
                    <w:ins w:id="581" w:author="Eleni Palkopoulou (epalkopo)" w:date="2025-12-10T17:50:00Z" w16du:dateUtc="2025-12-10T15:50:00Z"/>
                    <w:sz w:val="20"/>
                    <w:szCs w:val="20"/>
                  </w:rPr>
                </w:rPrChange>
              </w:rPr>
            </w:pPr>
            <w:ins w:id="582" w:author="Eleni Palkopoulou (epalkopo)" w:date="2025-12-10T17:50:00Z" w16du:dateUtc="2025-12-10T15:50:00Z">
              <w:r w:rsidRPr="00402E36">
                <w:rPr>
                  <w:rFonts w:ascii="Aptos" w:hAnsi="Aptos"/>
                  <w:rPrChange w:id="583" w:author="Eleni Palkopoulou (epalkopo)" w:date="2025-12-10T17:51:00Z" w16du:dateUtc="2025-12-10T15:51:00Z">
                    <w:rPr>
                      <w:sz w:val="20"/>
                      <w:szCs w:val="20"/>
                    </w:rPr>
                  </w:rPrChange>
                </w:rPr>
                <w:t>In a matter of minutes, the Toxic Factor Detection agent saved your team hours of work trying to chase down this intermittent issue.</w:t>
              </w:r>
            </w:ins>
          </w:p>
          <w:p w14:paraId="154660C0" w14:textId="77777777" w:rsidR="00402E36" w:rsidRPr="00402E36" w:rsidRDefault="00402E36">
            <w:pPr>
              <w:rPr>
                <w:ins w:id="584" w:author="Eleni Palkopoulou (epalkopo)" w:date="2025-12-10T17:50:00Z" w16du:dateUtc="2025-12-10T15:50:00Z"/>
                <w:rFonts w:ascii="Aptos" w:hAnsi="Aptos"/>
                <w:rPrChange w:id="585" w:author="Eleni Palkopoulou (epalkopo)" w:date="2025-12-10T17:51:00Z" w16du:dateUtc="2025-12-10T15:51:00Z">
                  <w:rPr>
                    <w:ins w:id="586" w:author="Eleni Palkopoulou (epalkopo)" w:date="2025-12-10T17:50:00Z" w16du:dateUtc="2025-12-10T15:50:00Z"/>
                    <w:sz w:val="20"/>
                    <w:szCs w:val="20"/>
                  </w:rPr>
                </w:rPrChange>
              </w:rPr>
            </w:pPr>
          </w:p>
          <w:p w14:paraId="47FA5C13" w14:textId="77777777" w:rsidR="00402E36" w:rsidRPr="00402E36" w:rsidRDefault="00402E36">
            <w:pPr>
              <w:rPr>
                <w:ins w:id="587" w:author="Eleni Palkopoulou (epalkopo)" w:date="2025-12-10T17:50:00Z" w16du:dateUtc="2025-12-10T15:50:00Z"/>
                <w:rFonts w:ascii="Aptos" w:hAnsi="Aptos"/>
                <w:rPrChange w:id="588" w:author="Eleni Palkopoulou (epalkopo)" w:date="2025-12-10T17:51:00Z" w16du:dateUtc="2025-12-10T15:51:00Z">
                  <w:rPr>
                    <w:ins w:id="589" w:author="Eleni Palkopoulou (epalkopo)" w:date="2025-12-10T17:50:00Z" w16du:dateUtc="2025-12-10T15:50:00Z"/>
                    <w:sz w:val="20"/>
                    <w:szCs w:val="20"/>
                  </w:rPr>
                </w:rPrChange>
              </w:rPr>
            </w:pPr>
            <w:ins w:id="590" w:author="Eleni Palkopoulou (epalkopo)" w:date="2025-12-10T17:50:00Z" w16du:dateUtc="2025-12-10T15:50:00Z">
              <w:r w:rsidRPr="00402E36">
                <w:rPr>
                  <w:rFonts w:ascii="Aptos" w:hAnsi="Aptos"/>
                  <w:rPrChange w:id="591" w:author="Eleni Palkopoulou (epalkopo)" w:date="2025-12-10T17:51:00Z" w16du:dateUtc="2025-12-10T15:51:00Z">
                    <w:rPr>
                      <w:sz w:val="20"/>
                      <w:szCs w:val="20"/>
                    </w:rPr>
                  </w:rPrChange>
                </w:rPr>
                <w:t>By identifying the issue here, you</w:t>
              </w:r>
              <w:r w:rsidRPr="00402E36">
                <w:rPr>
                  <w:rFonts w:ascii="Aptos" w:hAnsi="Aptos" w:hint="eastAsia"/>
                  <w:rPrChange w:id="592" w:author="Eleni Palkopoulou (epalkopo)" w:date="2025-12-10T17:51:00Z" w16du:dateUtc="2025-12-10T15:51:00Z">
                    <w:rPr>
                      <w:rFonts w:hint="eastAsia"/>
                      <w:sz w:val="20"/>
                      <w:szCs w:val="20"/>
                    </w:rPr>
                  </w:rPrChange>
                </w:rPr>
                <w:t>’</w:t>
              </w:r>
              <w:r w:rsidRPr="00402E36">
                <w:rPr>
                  <w:rFonts w:ascii="Aptos" w:hAnsi="Aptos"/>
                  <w:rPrChange w:id="593" w:author="Eleni Palkopoulou (epalkopo)" w:date="2025-12-10T17:51:00Z" w16du:dateUtc="2025-12-10T15:51:00Z">
                    <w:rPr>
                      <w:sz w:val="20"/>
                      <w:szCs w:val="20"/>
                    </w:rPr>
                  </w:rPrChange>
                </w:rPr>
                <w:t>ve also eliminated the issue from the rest of the network, even if it</w:t>
              </w:r>
              <w:r w:rsidRPr="00402E36">
                <w:rPr>
                  <w:rFonts w:ascii="Aptos" w:hAnsi="Aptos" w:hint="eastAsia"/>
                  <w:rPrChange w:id="594" w:author="Eleni Palkopoulou (epalkopo)" w:date="2025-12-10T17:51:00Z" w16du:dateUtc="2025-12-10T15:51:00Z">
                    <w:rPr>
                      <w:rFonts w:hint="eastAsia"/>
                      <w:sz w:val="20"/>
                      <w:szCs w:val="20"/>
                    </w:rPr>
                  </w:rPrChange>
                </w:rPr>
                <w:t>’</w:t>
              </w:r>
              <w:r w:rsidRPr="00402E36">
                <w:rPr>
                  <w:rFonts w:ascii="Aptos" w:hAnsi="Aptos"/>
                  <w:rPrChange w:id="595" w:author="Eleni Palkopoulou (epalkopo)" w:date="2025-12-10T17:51:00Z" w16du:dateUtc="2025-12-10T15:51:00Z">
                    <w:rPr>
                      <w:sz w:val="20"/>
                      <w:szCs w:val="20"/>
                    </w:rPr>
                  </w:rPrChange>
                </w:rPr>
                <w:t xml:space="preserve">s not manifested, thus increasing your </w:t>
              </w:r>
              <w:proofErr w:type="gramStart"/>
              <w:r w:rsidRPr="00402E36">
                <w:rPr>
                  <w:rFonts w:ascii="Aptos" w:hAnsi="Aptos"/>
                  <w:rPrChange w:id="596" w:author="Eleni Palkopoulou (epalkopo)" w:date="2025-12-10T17:51:00Z" w16du:dateUtc="2025-12-10T15:51:00Z">
                    <w:rPr>
                      <w:sz w:val="20"/>
                      <w:szCs w:val="20"/>
                    </w:rPr>
                  </w:rPrChange>
                </w:rPr>
                <w:t>mean time</w:t>
              </w:r>
              <w:proofErr w:type="gramEnd"/>
              <w:r w:rsidRPr="00402E36">
                <w:rPr>
                  <w:rFonts w:ascii="Aptos" w:hAnsi="Aptos"/>
                  <w:rPrChange w:id="597" w:author="Eleni Palkopoulou (epalkopo)" w:date="2025-12-10T17:51:00Z" w16du:dateUtc="2025-12-10T15:51:00Z">
                    <w:rPr>
                      <w:sz w:val="20"/>
                      <w:szCs w:val="20"/>
                    </w:rPr>
                  </w:rPrChange>
                </w:rPr>
                <w:t xml:space="preserve"> between network incidents.</w:t>
              </w:r>
            </w:ins>
          </w:p>
        </w:tc>
        <w:tc>
          <w:tcPr>
            <w:tcW w:w="4315" w:type="dxa"/>
          </w:tcPr>
          <w:p w14:paraId="6AAB12D3" w14:textId="77777777" w:rsidR="00402E36" w:rsidRPr="00402E36" w:rsidRDefault="00402E36">
            <w:pPr>
              <w:rPr>
                <w:ins w:id="598" w:author="Eleni Palkopoulou (epalkopo)" w:date="2025-12-10T17:50:00Z" w16du:dateUtc="2025-12-10T15:50:00Z"/>
                <w:rFonts w:ascii="Aptos" w:hAnsi="Aptos"/>
                <w:rPrChange w:id="599" w:author="Eleni Palkopoulou (epalkopo)" w:date="2025-12-10T17:51:00Z" w16du:dateUtc="2025-12-10T15:51:00Z">
                  <w:rPr>
                    <w:ins w:id="600" w:author="Eleni Palkopoulou (epalkopo)" w:date="2025-12-10T17:50:00Z" w16du:dateUtc="2025-12-10T15:50:00Z"/>
                    <w:sz w:val="20"/>
                    <w:szCs w:val="20"/>
                  </w:rPr>
                </w:rPrChange>
              </w:rPr>
            </w:pPr>
            <w:ins w:id="601" w:author="Eleni Palkopoulou (epalkopo)" w:date="2025-12-10T17:50:00Z" w16du:dateUtc="2025-12-10T15:50:00Z">
              <w:r w:rsidRPr="00402E36">
                <w:rPr>
                  <w:rFonts w:ascii="Aptos" w:hAnsi="Aptos"/>
                  <w:rPrChange w:id="602" w:author="Eleni Palkopoulou (epalkopo)" w:date="2025-12-10T17:51:00Z" w16du:dateUtc="2025-12-10T15:51:00Z">
                    <w:rPr>
                      <w:sz w:val="20"/>
                      <w:szCs w:val="20"/>
                    </w:rPr>
                  </w:rPrChange>
                </w:rPr>
                <w:t>[Blank screen]</w:t>
              </w:r>
            </w:ins>
          </w:p>
        </w:tc>
      </w:tr>
      <w:tr w:rsidR="00402E36" w:rsidRPr="00402E36" w14:paraId="16BCCE2B" w14:textId="77777777">
        <w:trPr>
          <w:ins w:id="603" w:author="Eleni Palkopoulou (epalkopo)" w:date="2025-12-10T17:50:00Z"/>
        </w:trPr>
        <w:tc>
          <w:tcPr>
            <w:tcW w:w="715" w:type="dxa"/>
          </w:tcPr>
          <w:p w14:paraId="13E83171" w14:textId="77777777" w:rsidR="00402E36" w:rsidRPr="00402E36" w:rsidRDefault="00402E36">
            <w:pPr>
              <w:jc w:val="center"/>
              <w:rPr>
                <w:ins w:id="604" w:author="Eleni Palkopoulou (epalkopo)" w:date="2025-12-10T17:50:00Z" w16du:dateUtc="2025-12-10T15:50:00Z"/>
                <w:rFonts w:ascii="Aptos" w:hAnsi="Aptos"/>
                <w:rPrChange w:id="605" w:author="Eleni Palkopoulou (epalkopo)" w:date="2025-12-10T17:51:00Z" w16du:dateUtc="2025-12-10T15:51:00Z">
                  <w:rPr>
                    <w:ins w:id="606" w:author="Eleni Palkopoulou (epalkopo)" w:date="2025-12-10T17:50:00Z" w16du:dateUtc="2025-12-10T15:50:00Z"/>
                  </w:rPr>
                </w:rPrChange>
              </w:rPr>
            </w:pPr>
            <w:ins w:id="607" w:author="Eleni Palkopoulou (epalkopo)" w:date="2025-12-10T17:50:00Z" w16du:dateUtc="2025-12-10T15:50:00Z">
              <w:r w:rsidRPr="00402E36">
                <w:rPr>
                  <w:rFonts w:ascii="Aptos" w:hAnsi="Aptos"/>
                  <w:rPrChange w:id="608" w:author="Eleni Palkopoulou (epalkopo)" w:date="2025-12-10T17:51:00Z" w16du:dateUtc="2025-12-10T15:51:00Z">
                    <w:rPr/>
                  </w:rPrChange>
                </w:rPr>
                <w:t>15</w:t>
              </w:r>
            </w:ins>
          </w:p>
        </w:tc>
        <w:tc>
          <w:tcPr>
            <w:tcW w:w="4320" w:type="dxa"/>
          </w:tcPr>
          <w:p w14:paraId="4DBD7512" w14:textId="77777777" w:rsidR="00402E36" w:rsidRPr="00402E36" w:rsidRDefault="00402E36">
            <w:pPr>
              <w:rPr>
                <w:ins w:id="609" w:author="Eleni Palkopoulou (epalkopo)" w:date="2025-12-10T17:50:00Z" w16du:dateUtc="2025-12-10T15:50:00Z"/>
                <w:rFonts w:ascii="Aptos" w:hAnsi="Aptos"/>
                <w:rPrChange w:id="610" w:author="Eleni Palkopoulou (epalkopo)" w:date="2025-12-10T17:51:00Z" w16du:dateUtc="2025-12-10T15:51:00Z">
                  <w:rPr>
                    <w:ins w:id="611" w:author="Eleni Palkopoulou (epalkopo)" w:date="2025-12-10T17:50:00Z" w16du:dateUtc="2025-12-10T15:50:00Z"/>
                    <w:sz w:val="20"/>
                    <w:szCs w:val="20"/>
                  </w:rPr>
                </w:rPrChange>
              </w:rPr>
            </w:pPr>
            <w:ins w:id="612" w:author="Eleni Palkopoulou (epalkopo)" w:date="2025-12-10T17:50:00Z" w16du:dateUtc="2025-12-10T15:50:00Z">
              <w:r w:rsidRPr="00402E36">
                <w:rPr>
                  <w:rFonts w:ascii="Aptos" w:hAnsi="Aptos"/>
                  <w:rPrChange w:id="613" w:author="Eleni Palkopoulou (epalkopo)" w:date="2025-12-10T17:51:00Z" w16du:dateUtc="2025-12-10T15:51:00Z">
                    <w:rPr>
                      <w:sz w:val="20"/>
                      <w:szCs w:val="20"/>
                    </w:rPr>
                  </w:rPrChange>
                </w:rPr>
                <w:t xml:space="preserve">With your permission, the agent will then request that another group of agents </w:t>
              </w:r>
              <w:proofErr w:type="gramStart"/>
              <w:r w:rsidRPr="00402E36">
                <w:rPr>
                  <w:rFonts w:ascii="Aptos" w:hAnsi="Aptos"/>
                  <w:rPrChange w:id="614" w:author="Eleni Palkopoulou (epalkopo)" w:date="2025-12-10T17:51:00Z" w16du:dateUtc="2025-12-10T15:51:00Z">
                    <w:rPr>
                      <w:sz w:val="20"/>
                      <w:szCs w:val="20"/>
                    </w:rPr>
                  </w:rPrChange>
                </w:rPr>
                <w:t>scheduled</w:t>
              </w:r>
              <w:proofErr w:type="gramEnd"/>
              <w:r w:rsidRPr="00402E36">
                <w:rPr>
                  <w:rFonts w:ascii="Aptos" w:hAnsi="Aptos"/>
                  <w:rPrChange w:id="615" w:author="Eleni Palkopoulou (epalkopo)" w:date="2025-12-10T17:51:00Z" w16du:dateUtc="2025-12-10T15:51:00Z">
                    <w:rPr>
                      <w:sz w:val="20"/>
                      <w:szCs w:val="20"/>
                    </w:rPr>
                  </w:rPrChange>
                </w:rPr>
                <w:t xml:space="preserve"> and perform a software upgrade on the troublesome routers. </w:t>
              </w:r>
            </w:ins>
          </w:p>
          <w:p w14:paraId="78411624" w14:textId="77777777" w:rsidR="00402E36" w:rsidRPr="00402E36" w:rsidRDefault="00402E36">
            <w:pPr>
              <w:rPr>
                <w:ins w:id="616" w:author="Eleni Palkopoulou (epalkopo)" w:date="2025-12-10T17:50:00Z" w16du:dateUtc="2025-12-10T15:50:00Z"/>
                <w:rFonts w:ascii="Aptos" w:hAnsi="Aptos"/>
                <w:rPrChange w:id="617" w:author="Eleni Palkopoulou (epalkopo)" w:date="2025-12-10T17:51:00Z" w16du:dateUtc="2025-12-10T15:51:00Z">
                  <w:rPr>
                    <w:ins w:id="618" w:author="Eleni Palkopoulou (epalkopo)" w:date="2025-12-10T17:50:00Z" w16du:dateUtc="2025-12-10T15:50:00Z"/>
                    <w:sz w:val="20"/>
                    <w:szCs w:val="20"/>
                  </w:rPr>
                </w:rPrChange>
              </w:rPr>
            </w:pPr>
          </w:p>
          <w:p w14:paraId="73FB64C7" w14:textId="77777777" w:rsidR="00402E36" w:rsidRPr="00402E36" w:rsidRDefault="00402E36">
            <w:pPr>
              <w:rPr>
                <w:ins w:id="619" w:author="Eleni Palkopoulou (epalkopo)" w:date="2025-12-10T17:50:00Z" w16du:dateUtc="2025-12-10T15:50:00Z"/>
                <w:rFonts w:ascii="Aptos" w:hAnsi="Aptos"/>
                <w:rPrChange w:id="620" w:author="Eleni Palkopoulou (epalkopo)" w:date="2025-12-10T17:51:00Z" w16du:dateUtc="2025-12-10T15:51:00Z">
                  <w:rPr>
                    <w:ins w:id="621" w:author="Eleni Palkopoulou (epalkopo)" w:date="2025-12-10T17:50:00Z" w16du:dateUtc="2025-12-10T15:50:00Z"/>
                    <w:sz w:val="20"/>
                    <w:szCs w:val="20"/>
                  </w:rPr>
                </w:rPrChange>
              </w:rPr>
            </w:pPr>
            <w:ins w:id="622" w:author="Eleni Palkopoulou (epalkopo)" w:date="2025-12-10T17:50:00Z" w16du:dateUtc="2025-12-10T15:50:00Z">
              <w:r w:rsidRPr="00402E36">
                <w:rPr>
                  <w:rFonts w:ascii="Aptos" w:hAnsi="Aptos"/>
                  <w:rPrChange w:id="623" w:author="Eleni Palkopoulou (epalkopo)" w:date="2025-12-10T17:51:00Z" w16du:dateUtc="2025-12-10T15:51:00Z">
                    <w:rPr>
                      <w:sz w:val="20"/>
                      <w:szCs w:val="20"/>
                    </w:rPr>
                  </w:rPrChange>
                </w:rPr>
                <w:t xml:space="preserve">(performed via </w:t>
              </w:r>
              <w:proofErr w:type="spellStart"/>
              <w:r w:rsidRPr="00402E36">
                <w:rPr>
                  <w:rFonts w:ascii="Aptos" w:hAnsi="Aptos"/>
                  <w:rPrChange w:id="624" w:author="Eleni Palkopoulou (epalkopo)" w:date="2025-12-10T17:51:00Z" w16du:dateUtc="2025-12-10T15:51:00Z">
                    <w:rPr>
                      <w:sz w:val="20"/>
                      <w:szCs w:val="20"/>
                    </w:rPr>
                  </w:rPrChange>
                </w:rPr>
                <w:t>Crosswork</w:t>
              </w:r>
              <w:proofErr w:type="spellEnd"/>
              <w:r w:rsidRPr="00402E36">
                <w:rPr>
                  <w:rFonts w:ascii="Aptos" w:hAnsi="Aptos"/>
                  <w:rPrChange w:id="625" w:author="Eleni Palkopoulou (epalkopo)" w:date="2025-12-10T17:51:00Z" w16du:dateUtc="2025-12-10T15:51:00Z">
                    <w:rPr>
                      <w:sz w:val="20"/>
                      <w:szCs w:val="20"/>
                    </w:rPr>
                  </w:rPrChange>
                </w:rPr>
                <w:t xml:space="preserve"> Workflow Manager fleet upgrade)</w:t>
              </w:r>
            </w:ins>
          </w:p>
        </w:tc>
        <w:tc>
          <w:tcPr>
            <w:tcW w:w="4315" w:type="dxa"/>
          </w:tcPr>
          <w:p w14:paraId="0E561052" w14:textId="77777777" w:rsidR="00402E36" w:rsidRPr="00402E36" w:rsidRDefault="00402E36">
            <w:pPr>
              <w:rPr>
                <w:ins w:id="626" w:author="Eleni Palkopoulou (epalkopo)" w:date="2025-12-10T17:50:00Z" w16du:dateUtc="2025-12-10T15:50:00Z"/>
                <w:rFonts w:ascii="Aptos" w:hAnsi="Aptos"/>
                <w:rPrChange w:id="627" w:author="Eleni Palkopoulou (epalkopo)" w:date="2025-12-10T17:51:00Z" w16du:dateUtc="2025-12-10T15:51:00Z">
                  <w:rPr>
                    <w:ins w:id="628" w:author="Eleni Palkopoulou (epalkopo)" w:date="2025-12-10T17:50:00Z" w16du:dateUtc="2025-12-10T15:50:00Z"/>
                    <w:sz w:val="20"/>
                    <w:szCs w:val="20"/>
                  </w:rPr>
                </w:rPrChange>
              </w:rPr>
            </w:pPr>
          </w:p>
        </w:tc>
      </w:tr>
      <w:tr w:rsidR="00402E36" w:rsidRPr="00402E36" w14:paraId="211857A5" w14:textId="77777777">
        <w:trPr>
          <w:ins w:id="629" w:author="Eleni Palkopoulou (epalkopo)" w:date="2025-12-10T17:50:00Z"/>
        </w:trPr>
        <w:tc>
          <w:tcPr>
            <w:tcW w:w="715" w:type="dxa"/>
          </w:tcPr>
          <w:p w14:paraId="643DF9D2" w14:textId="77777777" w:rsidR="00402E36" w:rsidRPr="00402E36" w:rsidRDefault="00402E36">
            <w:pPr>
              <w:jc w:val="center"/>
              <w:rPr>
                <w:ins w:id="630" w:author="Eleni Palkopoulou (epalkopo)" w:date="2025-12-10T17:50:00Z" w16du:dateUtc="2025-12-10T15:50:00Z"/>
                <w:rFonts w:ascii="Aptos" w:hAnsi="Aptos"/>
                <w:rPrChange w:id="631" w:author="Eleni Palkopoulou (epalkopo)" w:date="2025-12-10T17:51:00Z" w16du:dateUtc="2025-12-10T15:51:00Z">
                  <w:rPr>
                    <w:ins w:id="632" w:author="Eleni Palkopoulou (epalkopo)" w:date="2025-12-10T17:50:00Z" w16du:dateUtc="2025-12-10T15:50:00Z"/>
                  </w:rPr>
                </w:rPrChange>
              </w:rPr>
            </w:pPr>
            <w:ins w:id="633" w:author="Eleni Palkopoulou (epalkopo)" w:date="2025-12-10T17:50:00Z" w16du:dateUtc="2025-12-10T15:50:00Z">
              <w:r w:rsidRPr="00402E36">
                <w:rPr>
                  <w:rFonts w:ascii="Aptos" w:hAnsi="Aptos"/>
                  <w:rPrChange w:id="634" w:author="Eleni Palkopoulou (epalkopo)" w:date="2025-12-10T17:51:00Z" w16du:dateUtc="2025-12-10T15:51:00Z">
                    <w:rPr/>
                  </w:rPrChange>
                </w:rPr>
                <w:t>16</w:t>
              </w:r>
            </w:ins>
          </w:p>
        </w:tc>
        <w:tc>
          <w:tcPr>
            <w:tcW w:w="4320" w:type="dxa"/>
          </w:tcPr>
          <w:p w14:paraId="38A5E1F4" w14:textId="77777777" w:rsidR="00402E36" w:rsidRPr="00402E36" w:rsidRDefault="00402E36">
            <w:pPr>
              <w:rPr>
                <w:ins w:id="635" w:author="Eleni Palkopoulou (epalkopo)" w:date="2025-12-10T17:50:00Z" w16du:dateUtc="2025-12-10T15:50:00Z"/>
                <w:rFonts w:ascii="Aptos" w:hAnsi="Aptos"/>
                <w:rPrChange w:id="636" w:author="Eleni Palkopoulou (epalkopo)" w:date="2025-12-10T17:51:00Z" w16du:dateUtc="2025-12-10T15:51:00Z">
                  <w:rPr>
                    <w:ins w:id="637" w:author="Eleni Palkopoulou (epalkopo)" w:date="2025-12-10T17:50:00Z" w16du:dateUtc="2025-12-10T15:50:00Z"/>
                    <w:sz w:val="20"/>
                    <w:szCs w:val="20"/>
                  </w:rPr>
                </w:rPrChange>
              </w:rPr>
            </w:pPr>
            <w:ins w:id="638" w:author="Eleni Palkopoulou (epalkopo)" w:date="2025-12-10T17:50:00Z" w16du:dateUtc="2025-12-10T15:50:00Z">
              <w:r w:rsidRPr="00402E36">
                <w:rPr>
                  <w:rFonts w:ascii="Aptos" w:hAnsi="Aptos"/>
                  <w:rPrChange w:id="639" w:author="Eleni Palkopoulou (epalkopo)" w:date="2025-12-10T17:51:00Z" w16du:dateUtc="2025-12-10T15:51:00Z">
                    <w:rPr>
                      <w:sz w:val="20"/>
                      <w:szCs w:val="20"/>
                    </w:rPr>
                  </w:rPrChange>
                </w:rPr>
                <w:t>In the future, we</w:t>
              </w:r>
              <w:r w:rsidRPr="00402E36">
                <w:rPr>
                  <w:rFonts w:ascii="Aptos" w:hAnsi="Aptos" w:hint="eastAsia"/>
                  <w:rPrChange w:id="640" w:author="Eleni Palkopoulou (epalkopo)" w:date="2025-12-10T17:51:00Z" w16du:dateUtc="2025-12-10T15:51:00Z">
                    <w:rPr>
                      <w:rFonts w:hint="eastAsia"/>
                      <w:sz w:val="20"/>
                      <w:szCs w:val="20"/>
                    </w:rPr>
                  </w:rPrChange>
                </w:rPr>
                <w:t>’</w:t>
              </w:r>
              <w:r w:rsidRPr="00402E36">
                <w:rPr>
                  <w:rFonts w:ascii="Aptos" w:hAnsi="Aptos"/>
                  <w:rPrChange w:id="641" w:author="Eleni Palkopoulou (epalkopo)" w:date="2025-12-10T17:51:00Z" w16du:dateUtc="2025-12-10T15:51:00Z">
                    <w:rPr>
                      <w:sz w:val="20"/>
                      <w:szCs w:val="20"/>
                    </w:rPr>
                  </w:rPrChange>
                </w:rPr>
                <w:t xml:space="preserve">ll also give you the option to share your anonymized toxic factor report and see other </w:t>
              </w:r>
              <w:proofErr w:type="gramStart"/>
              <w:r w:rsidRPr="00402E36">
                <w:rPr>
                  <w:rFonts w:ascii="Aptos" w:hAnsi="Aptos"/>
                  <w:rPrChange w:id="642" w:author="Eleni Palkopoulou (epalkopo)" w:date="2025-12-10T17:51:00Z" w16du:dateUtc="2025-12-10T15:51:00Z">
                    <w:rPr>
                      <w:sz w:val="20"/>
                      <w:szCs w:val="20"/>
                    </w:rPr>
                  </w:rPrChange>
                </w:rPr>
                <w:t>customer</w:t>
              </w:r>
              <w:r w:rsidRPr="00402E36">
                <w:rPr>
                  <w:rFonts w:ascii="Aptos" w:hAnsi="Aptos" w:hint="eastAsia"/>
                  <w:rPrChange w:id="643" w:author="Eleni Palkopoulou (epalkopo)" w:date="2025-12-10T17:51:00Z" w16du:dateUtc="2025-12-10T15:51:00Z">
                    <w:rPr>
                      <w:rFonts w:hint="eastAsia"/>
                      <w:sz w:val="20"/>
                      <w:szCs w:val="20"/>
                    </w:rPr>
                  </w:rPrChange>
                </w:rPr>
                <w:t>’</w:t>
              </w:r>
              <w:r w:rsidRPr="00402E36">
                <w:rPr>
                  <w:rFonts w:ascii="Aptos" w:hAnsi="Aptos"/>
                  <w:rPrChange w:id="644" w:author="Eleni Palkopoulou (epalkopo)" w:date="2025-12-10T17:51:00Z" w16du:dateUtc="2025-12-10T15:51:00Z">
                    <w:rPr>
                      <w:sz w:val="20"/>
                      <w:szCs w:val="20"/>
                    </w:rPr>
                  </w:rPrChange>
                </w:rPr>
                <w:t>s</w:t>
              </w:r>
              <w:proofErr w:type="gramEnd"/>
              <w:r w:rsidRPr="00402E36">
                <w:rPr>
                  <w:rFonts w:ascii="Aptos" w:hAnsi="Aptos"/>
                  <w:rPrChange w:id="645" w:author="Eleni Palkopoulou (epalkopo)" w:date="2025-12-10T17:51:00Z" w16du:dateUtc="2025-12-10T15:51:00Z">
                    <w:rPr>
                      <w:sz w:val="20"/>
                      <w:szCs w:val="20"/>
                    </w:rPr>
                  </w:rPrChange>
                </w:rPr>
                <w:t xml:space="preserve"> reports to help you further avoid problems in the first place.</w:t>
              </w:r>
            </w:ins>
          </w:p>
        </w:tc>
        <w:tc>
          <w:tcPr>
            <w:tcW w:w="4315" w:type="dxa"/>
          </w:tcPr>
          <w:p w14:paraId="4EDA205C" w14:textId="77777777" w:rsidR="00402E36" w:rsidRPr="00402E36" w:rsidRDefault="00402E36">
            <w:pPr>
              <w:rPr>
                <w:ins w:id="646" w:author="Eleni Palkopoulou (epalkopo)" w:date="2025-12-10T17:50:00Z" w16du:dateUtc="2025-12-10T15:50:00Z"/>
                <w:rFonts w:ascii="Aptos" w:hAnsi="Aptos"/>
                <w:rPrChange w:id="647" w:author="Eleni Palkopoulou (epalkopo)" w:date="2025-12-10T17:51:00Z" w16du:dateUtc="2025-12-10T15:51:00Z">
                  <w:rPr>
                    <w:ins w:id="648" w:author="Eleni Palkopoulou (epalkopo)" w:date="2025-12-10T17:50:00Z" w16du:dateUtc="2025-12-10T15:50:00Z"/>
                    <w:sz w:val="20"/>
                    <w:szCs w:val="20"/>
                  </w:rPr>
                </w:rPrChange>
              </w:rPr>
            </w:pPr>
          </w:p>
        </w:tc>
      </w:tr>
      <w:tr w:rsidR="00402E36" w:rsidRPr="00402E36" w14:paraId="44F801C4" w14:textId="77777777">
        <w:trPr>
          <w:ins w:id="649" w:author="Eleni Palkopoulou (epalkopo)" w:date="2025-12-10T17:50:00Z"/>
        </w:trPr>
        <w:tc>
          <w:tcPr>
            <w:tcW w:w="715" w:type="dxa"/>
          </w:tcPr>
          <w:p w14:paraId="3DE70FD6" w14:textId="77777777" w:rsidR="00402E36" w:rsidRPr="00402E36" w:rsidRDefault="00402E36">
            <w:pPr>
              <w:jc w:val="center"/>
              <w:rPr>
                <w:ins w:id="650" w:author="Eleni Palkopoulou (epalkopo)" w:date="2025-12-10T17:50:00Z" w16du:dateUtc="2025-12-10T15:50:00Z"/>
                <w:rFonts w:ascii="Aptos" w:hAnsi="Aptos"/>
                <w:rPrChange w:id="651" w:author="Eleni Palkopoulou (epalkopo)" w:date="2025-12-10T17:51:00Z" w16du:dateUtc="2025-12-10T15:51:00Z">
                  <w:rPr>
                    <w:ins w:id="652" w:author="Eleni Palkopoulou (epalkopo)" w:date="2025-12-10T17:50:00Z" w16du:dateUtc="2025-12-10T15:50:00Z"/>
                  </w:rPr>
                </w:rPrChange>
              </w:rPr>
            </w:pPr>
            <w:ins w:id="653" w:author="Eleni Palkopoulou (epalkopo)" w:date="2025-12-10T17:50:00Z" w16du:dateUtc="2025-12-10T15:50:00Z">
              <w:r w:rsidRPr="00402E36">
                <w:rPr>
                  <w:rFonts w:ascii="Aptos" w:hAnsi="Aptos"/>
                  <w:rPrChange w:id="654" w:author="Eleni Palkopoulou (epalkopo)" w:date="2025-12-10T17:51:00Z" w16du:dateUtc="2025-12-10T15:51:00Z">
                    <w:rPr/>
                  </w:rPrChange>
                </w:rPr>
                <w:t>17</w:t>
              </w:r>
            </w:ins>
          </w:p>
        </w:tc>
        <w:tc>
          <w:tcPr>
            <w:tcW w:w="4320" w:type="dxa"/>
          </w:tcPr>
          <w:p w14:paraId="645755BD" w14:textId="77777777" w:rsidR="00402E36" w:rsidRPr="00402E36" w:rsidRDefault="00402E36">
            <w:pPr>
              <w:rPr>
                <w:ins w:id="655" w:author="Eleni Palkopoulou (epalkopo)" w:date="2025-12-10T17:50:00Z" w16du:dateUtc="2025-12-10T15:50:00Z"/>
                <w:rFonts w:ascii="Aptos" w:hAnsi="Aptos"/>
                <w:rPrChange w:id="656" w:author="Eleni Palkopoulou (epalkopo)" w:date="2025-12-10T17:51:00Z" w16du:dateUtc="2025-12-10T15:51:00Z">
                  <w:rPr>
                    <w:ins w:id="657" w:author="Eleni Palkopoulou (epalkopo)" w:date="2025-12-10T17:50:00Z" w16du:dateUtc="2025-12-10T15:50:00Z"/>
                    <w:sz w:val="20"/>
                    <w:szCs w:val="20"/>
                  </w:rPr>
                </w:rPrChange>
              </w:rPr>
            </w:pPr>
            <w:ins w:id="658" w:author="Eleni Palkopoulou (epalkopo)" w:date="2025-12-10T17:50:00Z" w16du:dateUtc="2025-12-10T15:50:00Z">
              <w:r w:rsidRPr="00402E36">
                <w:rPr>
                  <w:rFonts w:ascii="Aptos" w:hAnsi="Aptos"/>
                  <w:rPrChange w:id="659" w:author="Eleni Palkopoulou (epalkopo)" w:date="2025-12-10T17:51:00Z" w16du:dateUtc="2025-12-10T15:51:00Z">
                    <w:rPr>
                      <w:sz w:val="20"/>
                      <w:szCs w:val="20"/>
                    </w:rPr>
                  </w:rPrChange>
                </w:rPr>
                <w:t xml:space="preserve">This agent and another agent that detect changes in device configuration will be available this fall as features in </w:t>
              </w:r>
              <w:proofErr w:type="spellStart"/>
              <w:r w:rsidRPr="00402E36">
                <w:rPr>
                  <w:rFonts w:ascii="Aptos" w:hAnsi="Aptos"/>
                  <w:rPrChange w:id="660" w:author="Eleni Palkopoulou (epalkopo)" w:date="2025-12-10T17:51:00Z" w16du:dateUtc="2025-12-10T15:51:00Z">
                    <w:rPr>
                      <w:sz w:val="20"/>
                      <w:szCs w:val="20"/>
                    </w:rPr>
                  </w:rPrChange>
                </w:rPr>
                <w:t>Crosswork</w:t>
              </w:r>
              <w:proofErr w:type="spellEnd"/>
              <w:r w:rsidRPr="00402E36">
                <w:rPr>
                  <w:rFonts w:ascii="Aptos" w:hAnsi="Aptos"/>
                  <w:rPrChange w:id="661" w:author="Eleni Palkopoulou (epalkopo)" w:date="2025-12-10T17:51:00Z" w16du:dateUtc="2025-12-10T15:51:00Z">
                    <w:rPr>
                      <w:sz w:val="20"/>
                      <w:szCs w:val="20"/>
                    </w:rPr>
                  </w:rPrChange>
                </w:rPr>
                <w:t xml:space="preserve"> Network Controller and as skills for the Cisco AI Assistant.</w:t>
              </w:r>
            </w:ins>
          </w:p>
        </w:tc>
        <w:tc>
          <w:tcPr>
            <w:tcW w:w="4315" w:type="dxa"/>
          </w:tcPr>
          <w:p w14:paraId="05811B11" w14:textId="77777777" w:rsidR="00402E36" w:rsidRPr="00402E36" w:rsidRDefault="00402E36">
            <w:pPr>
              <w:rPr>
                <w:ins w:id="662" w:author="Eleni Palkopoulou (epalkopo)" w:date="2025-12-10T17:50:00Z" w16du:dateUtc="2025-12-10T15:50:00Z"/>
                <w:rFonts w:ascii="Aptos" w:hAnsi="Aptos"/>
                <w:rPrChange w:id="663" w:author="Eleni Palkopoulou (epalkopo)" w:date="2025-12-10T17:51:00Z" w16du:dateUtc="2025-12-10T15:51:00Z">
                  <w:rPr>
                    <w:ins w:id="664" w:author="Eleni Palkopoulou (epalkopo)" w:date="2025-12-10T17:50:00Z" w16du:dateUtc="2025-12-10T15:50:00Z"/>
                    <w:sz w:val="20"/>
                    <w:szCs w:val="20"/>
                  </w:rPr>
                </w:rPrChange>
              </w:rPr>
            </w:pPr>
          </w:p>
        </w:tc>
      </w:tr>
    </w:tbl>
    <w:p w14:paraId="61387534" w14:textId="77777777" w:rsidR="00402E36" w:rsidRDefault="00402E36" w:rsidP="000C2794"/>
    <w:sectPr w:rsidR="00402E36">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Richard Jang (rijang)" w:date="2025-11-18T11:11:00Z" w:initials="R(">
    <w:p w14:paraId="73EE5207" w14:textId="1AE197EC" w:rsidR="00A96F01" w:rsidRDefault="00A96F01">
      <w:pPr>
        <w:pStyle w:val="CommentText"/>
      </w:pPr>
      <w:r>
        <w:rPr>
          <w:rStyle w:val="CommentReference"/>
        </w:rPr>
        <w:annotationRef/>
      </w:r>
      <w:r w:rsidRPr="078ABB94">
        <w:t>Is this webex integration something available today with crosswork?</w:t>
      </w:r>
    </w:p>
  </w:comment>
  <w:comment w:id="12" w:author="Eleni Palkopoulou (epalkopo)" w:date="2025-12-01T14:48:00Z" w:initials="EP(">
    <w:p w14:paraId="1FFC7015" w14:textId="77777777" w:rsidR="003F10B9" w:rsidRDefault="003F10B9" w:rsidP="003F10B9">
      <w:r>
        <w:rPr>
          <w:rStyle w:val="CommentReference"/>
        </w:rPr>
        <w:annotationRef/>
      </w:r>
      <w:r>
        <w:rPr>
          <w:sz w:val="20"/>
          <w:szCs w:val="20"/>
        </w:rPr>
        <w:t>Notification to WebEx is available for demo.</w:t>
      </w:r>
    </w:p>
  </w:comment>
  <w:comment w:id="13" w:author="Richard Jang (rijang)" w:date="2025-12-01T12:13:00Z" w:initials="R(">
    <w:p w14:paraId="11CCBDFE" w14:textId="6BE8A9BA" w:rsidR="00B961D3" w:rsidRDefault="00B961D3">
      <w:pPr>
        <w:pStyle w:val="CommentText"/>
      </w:pPr>
      <w:r>
        <w:rPr>
          <w:rStyle w:val="CommentReference"/>
        </w:rPr>
        <w:annotationRef/>
      </w:r>
      <w:r w:rsidRPr="2475C4CF">
        <w:t>What does "available for demo" mean? As in it's a production feature today?</w:t>
      </w:r>
    </w:p>
  </w:comment>
  <w:comment w:id="14" w:author="Eleni Palkopoulou (epalkopo)" w:date="2025-12-02T17:59:00Z" w:initials="EP(">
    <w:p w14:paraId="3BC54006" w14:textId="77777777" w:rsidR="00DE6E00" w:rsidRDefault="00DE6E00" w:rsidP="00DE6E00">
      <w:r>
        <w:rPr>
          <w:rStyle w:val="CommentReference"/>
        </w:rPr>
        <w:annotationRef/>
      </w:r>
      <w:r>
        <w:rPr>
          <w:sz w:val="20"/>
          <w:szCs w:val="20"/>
        </w:rPr>
        <w:t>This is not a production feature today.</w:t>
      </w:r>
    </w:p>
  </w:comment>
  <w:comment w:id="15" w:author="Richard Jang (rijang)" w:date="2025-12-02T08:04:00Z" w:initials="R(">
    <w:p w14:paraId="08B3125B" w14:textId="46103014" w:rsidR="00742206" w:rsidRDefault="00742206">
      <w:pPr>
        <w:pStyle w:val="CommentText"/>
      </w:pPr>
      <w:r>
        <w:rPr>
          <w:rStyle w:val="CommentReference"/>
        </w:rPr>
        <w:annotationRef/>
      </w:r>
      <w:r w:rsidRPr="158041DF">
        <w:t>okay got it thanks!</w:t>
      </w:r>
    </w:p>
  </w:comment>
  <w:comment w:id="16" w:author="Richard Jang (rijang)" w:date="2025-12-01T20:02:00Z" w:initials="R(">
    <w:p w14:paraId="79DF334E" w14:textId="2E8DC3DF" w:rsidR="00B961D3" w:rsidRDefault="00B961D3">
      <w:pPr>
        <w:pStyle w:val="CommentText"/>
      </w:pPr>
      <w:r>
        <w:rPr>
          <w:rStyle w:val="CommentReference"/>
        </w:rPr>
        <w:annotationRef/>
      </w:r>
      <w:r w:rsidRPr="096FED6C">
        <w:t>Since we're building out a demo script, could we get more detailed and list out the exact issue we're observing?</w:t>
      </w:r>
    </w:p>
  </w:comment>
  <w:comment w:id="17" w:author="Richard Jang (rijang)" w:date="2025-12-01T20:03:00Z" w:initials="R(">
    <w:p w14:paraId="21EBFC40" w14:textId="13A9BA9C" w:rsidR="00B961D3" w:rsidRDefault="00B961D3">
      <w:pPr>
        <w:pStyle w:val="CommentText"/>
      </w:pPr>
      <w:r>
        <w:rPr>
          <w:rStyle w:val="CommentReference"/>
        </w:rPr>
        <w:annotationRef/>
      </w:r>
      <w:r w:rsidRPr="53F90CE5">
        <w:t>same thing for the configuration changes that were made at the bottom as well for the remediation.</w:t>
      </w:r>
    </w:p>
  </w:comment>
  <w:comment w:id="18" w:author="Vincent Manna (vmanna)" w:date="2026-01-06T16:55:00Z" w:initials="V(">
    <w:p w14:paraId="5396E5FB" w14:textId="21E9686A" w:rsidR="00B1098B" w:rsidRDefault="00B1098B">
      <w:pPr>
        <w:pStyle w:val="CommentText"/>
      </w:pPr>
      <w:r>
        <w:rPr>
          <w:rStyle w:val="CommentReference"/>
        </w:rPr>
        <w:annotationRef/>
      </w:r>
      <w:r w:rsidRPr="5BB92D93">
        <w:t>+1 to this</w:t>
      </w:r>
    </w:p>
  </w:comment>
  <w:comment w:id="19" w:author="Eleni Palkopoulou (epalkopo)" w:date="2026-01-07T13:25:00Z" w:initials="EP(">
    <w:p w14:paraId="0266E86A" w14:textId="77777777" w:rsidR="00A753AB" w:rsidRDefault="001C7584" w:rsidP="00A753AB">
      <w:r>
        <w:rPr>
          <w:rStyle w:val="CommentReference"/>
        </w:rPr>
        <w:annotationRef/>
      </w:r>
      <w:r w:rsidR="00A753AB">
        <w:rPr>
          <w:sz w:val="20"/>
          <w:szCs w:val="20"/>
        </w:rPr>
        <w:t>The exact issue and configuration changes had been added after Richard's comment. Is something more detailed required?</w:t>
      </w:r>
    </w:p>
  </w:comment>
  <w:comment w:id="21" w:author="Vincent Manna (vmanna)" w:date="2026-01-06T19:55:00Z" w:initials="V(">
    <w:p w14:paraId="048DF6FF" w14:textId="6B6109E4" w:rsidR="00B1098B" w:rsidRDefault="00B1098B">
      <w:pPr>
        <w:pStyle w:val="CommentText"/>
      </w:pPr>
      <w:r>
        <w:rPr>
          <w:rStyle w:val="CommentReference"/>
        </w:rPr>
        <w:annotationRef/>
      </w:r>
      <w:r w:rsidRPr="77EFF4A3">
        <w:t xml:space="preserve">What does this mean? Compliance and security what? </w:t>
      </w:r>
    </w:p>
    <w:p w14:paraId="14E5ABBB" w14:textId="4E7EA93D" w:rsidR="00B1098B" w:rsidRDefault="00B1098B">
      <w:pPr>
        <w:pStyle w:val="CommentText"/>
      </w:pPr>
    </w:p>
    <w:p w14:paraId="40C2CEC6" w14:textId="28504D42" w:rsidR="00B1098B" w:rsidRDefault="00B1098B">
      <w:pPr>
        <w:pStyle w:val="CommentText"/>
      </w:pPr>
      <w:r w:rsidRPr="64CA22E4">
        <w:t>If issues, can write ".. scan for issues - compliance, security, [performance?] - you name it."</w:t>
      </w:r>
    </w:p>
    <w:p w14:paraId="18C5A0CC" w14:textId="727C0C27" w:rsidR="00B1098B" w:rsidRDefault="00B1098B">
      <w:pPr>
        <w:pStyle w:val="CommentText"/>
      </w:pPr>
    </w:p>
    <w:p w14:paraId="0CB0290F" w14:textId="194A0C2A" w:rsidR="00B1098B" w:rsidRDefault="00B1098B">
      <w:pPr>
        <w:pStyle w:val="CommentText"/>
      </w:pPr>
      <w:r w:rsidRPr="6260B61D">
        <w:t>Also, I wouldn't say 'etc'</w:t>
      </w:r>
    </w:p>
  </w:comment>
  <w:comment w:id="22" w:author="Eleni Palkopoulou (epalkopo)" w:date="2026-01-07T13:51:00Z" w:initials="EP(">
    <w:p w14:paraId="30519B29" w14:textId="77777777" w:rsidR="004A252A" w:rsidRDefault="004A252A" w:rsidP="004A252A">
      <w:r>
        <w:rPr>
          <w:rStyle w:val="CommentReference"/>
        </w:rPr>
        <w:annotationRef/>
      </w:r>
      <w:r>
        <w:rPr>
          <w:sz w:val="20"/>
          <w:szCs w:val="20"/>
        </w:rPr>
        <w:t>Thanks, Vincent, for the suggestion!</w:t>
      </w:r>
    </w:p>
  </w:comment>
  <w:comment w:id="23" w:author="Kerri Hale (kehale)" w:date="2026-01-07T08:27:00Z" w:initials="K(">
    <w:p w14:paraId="20607938" w14:textId="551E800A" w:rsidR="005A031A" w:rsidRDefault="005A031A">
      <w:pPr>
        <w:pStyle w:val="CommentText"/>
      </w:pPr>
      <w:r>
        <w:rPr>
          <w:rStyle w:val="CommentReference"/>
        </w:rPr>
        <w:annotationRef/>
      </w:r>
      <w:r w:rsidRPr="12ACBEAF">
        <w:t xml:space="preserve">Is this to replace "Crosswork AI" or only in first instance? </w:t>
      </w:r>
    </w:p>
  </w:comment>
  <w:comment w:id="24" w:author="Eleni Palkopoulou (epalkopo)" w:date="2026-01-13T10:16:00Z" w:initials="EP(">
    <w:p w14:paraId="32CF9444" w14:textId="77777777" w:rsidR="00471BDA" w:rsidRDefault="00471BDA" w:rsidP="00471BDA">
      <w:r>
        <w:rPr>
          <w:rStyle w:val="CommentReference"/>
        </w:rPr>
        <w:annotationRef/>
      </w:r>
      <w:r>
        <w:rPr>
          <w:sz w:val="20"/>
          <w:szCs w:val="20"/>
        </w:rPr>
        <w:t>This refers to the agents that are running with CNC AI.</w:t>
      </w:r>
    </w:p>
  </w:comment>
  <w:comment w:id="25" w:author="Robert Barton (robbarto)" w:date="2025-11-19T20:31:00Z" w:initials="R(">
    <w:p w14:paraId="75B52B37" w14:textId="3C17BA0D" w:rsidR="0000360E" w:rsidRDefault="0000360E">
      <w:pPr>
        <w:pStyle w:val="CommentText"/>
      </w:pPr>
      <w:r>
        <w:rPr>
          <w:rStyle w:val="CommentReference"/>
        </w:rPr>
        <w:annotationRef/>
      </w:r>
      <w:r w:rsidRPr="5829530C">
        <w:t>What type of anomaly are we talking about? Is this a z-score anomaly based on network traffic profiles, an unusual protocol just appeared, or something else?</w:t>
      </w:r>
    </w:p>
  </w:comment>
  <w:comment w:id="26" w:author="Eleni Palkopoulou (epalkopo)" w:date="2025-12-01T14:49:00Z" w:initials="EP(">
    <w:p w14:paraId="0F252220" w14:textId="77777777" w:rsidR="006A289E" w:rsidRDefault="006A289E" w:rsidP="006A289E">
      <w:r>
        <w:rPr>
          <w:rStyle w:val="CommentReference"/>
        </w:rPr>
        <w:annotationRef/>
      </w:r>
      <w:r>
        <w:rPr>
          <w:sz w:val="20"/>
          <w:szCs w:val="20"/>
        </w:rPr>
        <w:t>This is an anomaly for a time-series metric with respect to the baseline (delay related anomaly for a service).</w:t>
      </w:r>
    </w:p>
  </w:comment>
  <w:comment w:id="27" w:author="Vincent Manna (vmanna)" w:date="2026-01-12T14:29:00Z" w:initials="V(">
    <w:p w14:paraId="724B6632" w14:textId="5D5B8059" w:rsidR="00074146" w:rsidRDefault="00074146">
      <w:pPr>
        <w:pStyle w:val="CommentText"/>
      </w:pPr>
      <w:r>
        <w:rPr>
          <w:rStyle w:val="CommentReference"/>
        </w:rPr>
        <w:annotationRef/>
      </w:r>
      <w:r>
        <w:fldChar w:fldCharType="begin"/>
      </w:r>
      <w:r>
        <w:instrText xml:space="preserve"> HYPERLINK "mailto:epalkopo@cisco.com"</w:instrText>
      </w:r>
      <w:bookmarkStart w:id="28" w:name="_@_2604BEA440444BBB9739259BC75E3025Z"/>
      <w:r>
        <w:fldChar w:fldCharType="separate"/>
      </w:r>
      <w:bookmarkEnd w:id="28"/>
      <w:r w:rsidRPr="68CBE452">
        <w:rPr>
          <w:noProof/>
        </w:rPr>
        <w:t>@Eleni Palkopoulou (epalkopo)</w:t>
      </w:r>
      <w:r>
        <w:fldChar w:fldCharType="end"/>
      </w:r>
      <w:r w:rsidRPr="44D4A600">
        <w:t xml:space="preserve"> Does this include a Cisco Cloud Control trim in the demo? If so, can we add something like "In Cisco Cloud Control - Cisco’s unified management platform, the admin opens AI Canvas... xyz"</w:t>
      </w:r>
    </w:p>
  </w:comment>
  <w:comment w:id="52" w:author="Vincent Manna (vmanna)" w:date="2026-01-06T20:00:00Z" w:initials="V(">
    <w:p w14:paraId="63EDB778" w14:textId="06B0E495" w:rsidR="00B1098B" w:rsidRDefault="00B1098B">
      <w:pPr>
        <w:pStyle w:val="CommentText"/>
      </w:pPr>
      <w:r>
        <w:rPr>
          <w:rStyle w:val="CommentReference"/>
        </w:rPr>
        <w:annotationRef/>
      </w:r>
      <w:r w:rsidRPr="0AD12F10">
        <w:t>Is this demo told in third-person or first-person? I notice it says 'we' in later sections</w:t>
      </w:r>
    </w:p>
    <w:p w14:paraId="02F936D2" w14:textId="7056A826" w:rsidR="00B1098B" w:rsidRDefault="00B1098B">
      <w:pPr>
        <w:pStyle w:val="CommentText"/>
      </w:pPr>
    </w:p>
    <w:p w14:paraId="21C93D3F" w14:textId="370E52E1" w:rsidR="00B1098B" w:rsidRDefault="00B1098B">
      <w:pPr>
        <w:pStyle w:val="CommentText"/>
      </w:pPr>
      <w:r w:rsidRPr="3B112B04">
        <w:t>Also, added a bit more narration to this part. Want to ensure if an audience member is new to AI Canvas, they follow.</w:t>
      </w:r>
    </w:p>
  </w:comment>
  <w:comment w:id="53" w:author="Eleni Palkopoulou (epalkopo)" w:date="2026-01-07T14:25:00Z" w:initials="EP(">
    <w:p w14:paraId="6CD8EA92" w14:textId="77777777" w:rsidR="00D262A9" w:rsidRDefault="00D262A9" w:rsidP="00D262A9">
      <w:r>
        <w:rPr>
          <w:rStyle w:val="CommentReference"/>
        </w:rPr>
        <w:annotationRef/>
      </w:r>
      <w:r>
        <w:rPr>
          <w:sz w:val="20"/>
          <w:szCs w:val="20"/>
        </w:rPr>
        <w:t>No preference on third vs. first person from my side. Agree that we should be consistent in whatever we choose moving forward.</w:t>
      </w:r>
    </w:p>
  </w:comment>
  <w:comment w:id="56" w:author="Vincent Manna (vmanna)" w:date="2026-01-14T13:57:00Z" w:initials="V(">
    <w:p w14:paraId="535AE2E6" w14:textId="19028FB7" w:rsidR="000E4D1E" w:rsidRDefault="000E4D1E">
      <w:pPr>
        <w:pStyle w:val="CommentText"/>
      </w:pPr>
      <w:r>
        <w:rPr>
          <w:rStyle w:val="CommentReference"/>
        </w:rPr>
        <w:annotationRef/>
      </w:r>
      <w:r w:rsidRPr="7EDE8FDD">
        <w:t xml:space="preserve">Added a brief descriptor of Cloud Control (since this will be a new to the audience). </w:t>
      </w:r>
    </w:p>
  </w:comment>
  <w:comment w:id="76" w:author="Rana El Desouky Kazamel (reldesou)" w:date="2025-12-10T16:37:00Z" w:initials="REDK(">
    <w:p w14:paraId="60827C9F" w14:textId="68E01627" w:rsidR="00D71398" w:rsidRDefault="00D71398" w:rsidP="00D71398">
      <w:r>
        <w:rPr>
          <w:rStyle w:val="CommentReference"/>
        </w:rPr>
        <w:annotationRef/>
      </w:r>
      <w:r>
        <w:rPr>
          <w:sz w:val="20"/>
          <w:szCs w:val="20"/>
        </w:rPr>
        <w:t>Let's call this Crosswork Network Controller AI instead, as we should simplify and call all components NSO, CNC Essentials, Crosswork AI etc... referenced in this demo flow under a single name, which is the reality as it is all CNC.</w:t>
      </w:r>
    </w:p>
  </w:comment>
  <w:comment w:id="77" w:author="Kerri Hale (kehale)" w:date="2026-01-07T08:13:00Z" w:initials="K(">
    <w:p w14:paraId="1583DBA6" w14:textId="691841F3" w:rsidR="005A031A" w:rsidRDefault="005A031A">
      <w:pPr>
        <w:pStyle w:val="CommentText"/>
      </w:pPr>
      <w:r>
        <w:rPr>
          <w:rStyle w:val="CommentReference"/>
        </w:rPr>
        <w:annotationRef/>
      </w:r>
      <w:r w:rsidRPr="3208F61C">
        <w:t xml:space="preserve">Will 'Crosswork Network Controller AI' be the umbrella for all agents? Will it be understood when we say Crosswork Network Controller lower in the script that this is not an agent, but the controller itself? </w:t>
      </w:r>
    </w:p>
  </w:comment>
  <w:comment w:id="92" w:author="Vincent Manna (vmanna)" w:date="2026-01-06T20:32:00Z" w:initials="V(">
    <w:p w14:paraId="563BF511" w14:textId="59D0761E" w:rsidR="00B1098B" w:rsidRDefault="00B1098B">
      <w:pPr>
        <w:pStyle w:val="CommentText"/>
      </w:pPr>
      <w:r>
        <w:rPr>
          <w:rStyle w:val="CommentReference"/>
        </w:rPr>
        <w:annotationRef/>
      </w:r>
      <w:r w:rsidRPr="584E90F3">
        <w:t>This section was good - but wanted to flip the impression of 'AI Canvas = cognitive overload' -&gt; 'AI Canvas makes it easy to collab when it get complex'</w:t>
      </w:r>
    </w:p>
  </w:comment>
  <w:comment w:id="100" w:author="Richard Jang (rijang)" w:date="2025-11-18T11:22:00Z" w:initials="R(">
    <w:p w14:paraId="739D0F69" w14:textId="522C5D01" w:rsidR="006B03FD" w:rsidRDefault="006B03FD">
      <w:pPr>
        <w:pStyle w:val="CommentText"/>
      </w:pPr>
      <w:r>
        <w:rPr>
          <w:rStyle w:val="CommentReference"/>
        </w:rPr>
        <w:annotationRef/>
      </w:r>
      <w:r w:rsidRPr="4CD4306E">
        <w:t>is this a topology view that already exists within crosswork and we're just surfacing it?</w:t>
      </w:r>
    </w:p>
  </w:comment>
  <w:comment w:id="101" w:author="Eleni Palkopoulou (epalkopo)" w:date="2025-12-01T15:01:00Z" w:initials="EP(">
    <w:p w14:paraId="122EF3B3" w14:textId="77777777" w:rsidR="00FC0EAC" w:rsidRDefault="00FC0EAC" w:rsidP="00FC0EAC">
      <w:r>
        <w:rPr>
          <w:rStyle w:val="CommentReference"/>
        </w:rPr>
        <w:annotationRef/>
      </w:r>
      <w:r>
        <w:rPr>
          <w:sz w:val="20"/>
          <w:szCs w:val="20"/>
        </w:rPr>
        <w:t>Crosswork supports a topology view.</w:t>
      </w:r>
    </w:p>
  </w:comment>
  <w:comment w:id="132" w:author="Robert Barton (robbarto)" w:date="2025-11-19T20:32:00Z" w:initials="R(">
    <w:p w14:paraId="32C95488" w14:textId="436E1BA3" w:rsidR="006B03FD" w:rsidRDefault="006B03FD">
      <w:pPr>
        <w:pStyle w:val="CommentText"/>
      </w:pPr>
      <w:r>
        <w:rPr>
          <w:rStyle w:val="CommentReference"/>
        </w:rPr>
        <w:annotationRef/>
      </w:r>
      <w:r w:rsidRPr="5C022125">
        <w:t>An anomaly doesn't exactly suggest an impact. Salt Typhoon was silent, so no impact. How do you define impact here?</w:t>
      </w:r>
    </w:p>
  </w:comment>
  <w:comment w:id="133" w:author="Eleni Palkopoulou (epalkopo)" w:date="2025-12-01T15:02:00Z" w:initials="EP(">
    <w:p w14:paraId="32A1EE0D" w14:textId="77777777" w:rsidR="00634CEC" w:rsidRDefault="00634CEC" w:rsidP="00634CEC">
      <w:r>
        <w:rPr>
          <w:rStyle w:val="CommentReference"/>
        </w:rPr>
        <w:annotationRef/>
      </w:r>
      <w:r>
        <w:rPr>
          <w:sz w:val="20"/>
          <w:szCs w:val="20"/>
        </w:rPr>
        <w:t>In this example, we define impact as delay increase. However, it is possible/advised to run configuration drift detection periodically (or even triggered based on detected config changes). This would enable identifying silent issues.</w:t>
      </w:r>
    </w:p>
  </w:comment>
  <w:comment w:id="187" w:author="Rana El Desouky Kazamel (reldesou)" w:date="2025-12-10T16:59:00Z" w:initials="REDK(">
    <w:p w14:paraId="6D0C7849" w14:textId="77777777" w:rsidR="008B60A6" w:rsidRDefault="00A2132C" w:rsidP="008B60A6">
      <w:r>
        <w:rPr>
          <w:rStyle w:val="CommentReference"/>
        </w:rPr>
        <w:annotationRef/>
      </w:r>
      <w:r w:rsidR="008B60A6">
        <w:rPr>
          <w:sz w:val="20"/>
          <w:szCs w:val="20"/>
        </w:rPr>
        <w:t>I don't like that the user is the one that finds the issue via trial and error by asking the specific question on config changes. Instead I would prefer a flow like the below.</w:t>
      </w:r>
    </w:p>
    <w:p w14:paraId="126F8C79" w14:textId="77777777" w:rsidR="008B60A6" w:rsidRDefault="008B60A6" w:rsidP="008B60A6">
      <w:r>
        <w:rPr>
          <w:sz w:val="20"/>
          <w:szCs w:val="20"/>
        </w:rPr>
        <w:t>1) PCA detects the delay in the service.</w:t>
      </w:r>
    </w:p>
    <w:p w14:paraId="5C6CAC7C" w14:textId="77777777" w:rsidR="008B60A6" w:rsidRDefault="008B60A6" w:rsidP="008B60A6">
      <w:r>
        <w:rPr>
          <w:sz w:val="20"/>
          <w:szCs w:val="20"/>
        </w:rPr>
        <w:t>2)CNC Service Health is used to find the RCA and it shares that the path of the service changed resulting in the higher delay.</w:t>
      </w:r>
    </w:p>
    <w:p w14:paraId="50220988" w14:textId="77777777" w:rsidR="008B60A6" w:rsidRDefault="008B60A6" w:rsidP="008B60A6">
      <w:r>
        <w:rPr>
          <w:sz w:val="20"/>
          <w:szCs w:val="20"/>
        </w:rPr>
        <w:t>2) User asks what is the optimal path for this service, and CNC returns that path, which is different.</w:t>
      </w:r>
    </w:p>
    <w:p w14:paraId="60C4F52C" w14:textId="77777777" w:rsidR="008B60A6" w:rsidRDefault="008B60A6" w:rsidP="008B60A6">
      <w:r>
        <w:rPr>
          <w:sz w:val="20"/>
          <w:szCs w:val="20"/>
        </w:rPr>
        <w:t>4) Config Drift detects the anomaly in config causing the less preferred path.</w:t>
      </w:r>
    </w:p>
  </w:comment>
  <w:comment w:id="199" w:author="Rana El Desouky Kazamel (reldesou)" w:date="2025-12-10T16:40:00Z" w:initials="REDK(">
    <w:p w14:paraId="1F8846CB" w14:textId="27BBBD63" w:rsidR="00F126B1" w:rsidRDefault="009F3EFF" w:rsidP="00F126B1">
      <w:r>
        <w:rPr>
          <w:rStyle w:val="CommentReference"/>
        </w:rPr>
        <w:annotationRef/>
      </w:r>
      <w:r w:rsidR="00F126B1">
        <w:rPr>
          <w:sz w:val="20"/>
          <w:szCs w:val="20"/>
        </w:rPr>
        <w:t>This should be CNC unifying on 1 naming.</w:t>
      </w:r>
    </w:p>
  </w:comment>
  <w:comment w:id="218" w:author="Richard Jang (rijang)" w:date="2025-11-18T11:22:00Z" w:initials="R(">
    <w:p w14:paraId="6547F009" w14:textId="7550D77F" w:rsidR="006B03FD" w:rsidRDefault="006B03FD">
      <w:pPr>
        <w:pStyle w:val="CommentText"/>
      </w:pPr>
      <w:r>
        <w:rPr>
          <w:rStyle w:val="CommentReference"/>
        </w:rPr>
        <w:annotationRef/>
      </w:r>
      <w:r w:rsidRPr="6274D049">
        <w:t>this is likely me just not not understanding the product, but what exactly is this? Is it essentially a feature that allows you to rollback to a previous config version</w:t>
      </w:r>
    </w:p>
  </w:comment>
  <w:comment w:id="219" w:author="Eleni Palkopoulou (epalkopo)" w:date="2025-12-01T15:16:00Z" w:initials="EP(">
    <w:p w14:paraId="6ED2178C" w14:textId="77777777" w:rsidR="00C910D7" w:rsidRDefault="00C910D7" w:rsidP="00C910D7">
      <w:r>
        <w:rPr>
          <w:rStyle w:val="CommentReference"/>
        </w:rPr>
        <w:annotationRef/>
      </w:r>
      <w:r>
        <w:rPr>
          <w:sz w:val="20"/>
          <w:szCs w:val="20"/>
        </w:rPr>
        <w:t>This is referring to existing functionality in Crosswork.</w:t>
      </w:r>
    </w:p>
  </w:comment>
  <w:comment w:id="234" w:author="Rana El Desouky Kazamel (reldesou)" w:date="2025-12-10T16:42:00Z" w:initials="REDK(">
    <w:p w14:paraId="5D736EAF" w14:textId="77777777" w:rsidR="004F0F23" w:rsidRDefault="004F0F23" w:rsidP="004F0F23">
      <w:r>
        <w:rPr>
          <w:rStyle w:val="CommentReference"/>
        </w:rPr>
        <w:annotationRef/>
      </w:r>
      <w:r>
        <w:rPr>
          <w:sz w:val="20"/>
          <w:szCs w:val="20"/>
        </w:rPr>
        <w:t>Rename to CNC</w:t>
      </w:r>
    </w:p>
  </w:comment>
  <w:comment w:id="243" w:author="Eleni Palkopoulou (epalkopo)" w:date="2025-12-22T14:29:00Z" w:initials="EP(">
    <w:p w14:paraId="43A65664" w14:textId="77777777" w:rsidR="00043C34" w:rsidRDefault="00043C34" w:rsidP="00043C34">
      <w:r>
        <w:rPr>
          <w:rStyle w:val="CommentReference"/>
        </w:rPr>
        <w:annotationRef/>
      </w:r>
      <w:r>
        <w:rPr>
          <w:sz w:val="20"/>
          <w:szCs w:val="20"/>
        </w:rPr>
        <w:t xml:space="preserve">It would be more realistic to include a dry-run option before provisioning. </w:t>
      </w:r>
    </w:p>
  </w:comment>
  <w:comment w:id="256" w:author="Rana El Desouky Kazamel (reldesou)" w:date="2025-12-10T16:42:00Z" w:initials="REDK(">
    <w:p w14:paraId="39D2FED6" w14:textId="0C21B84B" w:rsidR="004F0F23" w:rsidRDefault="004F0F23" w:rsidP="004F0F23">
      <w:r>
        <w:rPr>
          <w:rStyle w:val="CommentReference"/>
        </w:rPr>
        <w:annotationRef/>
      </w:r>
      <w:r>
        <w:rPr>
          <w:sz w:val="20"/>
          <w:szCs w:val="20"/>
        </w:rPr>
        <w:t>rename to CNC</w:t>
      </w:r>
    </w:p>
  </w:comment>
  <w:comment w:id="258" w:author="Eleni Palkopoulou (epalkopo)" w:date="2025-12-03T11:34:00Z" w:initials="EP(">
    <w:p w14:paraId="24C6F942" w14:textId="7EC91108" w:rsidR="00032211" w:rsidRDefault="00032211" w:rsidP="00032211">
      <w:r>
        <w:rPr>
          <w:rStyle w:val="CommentReference"/>
        </w:rPr>
        <w:annotationRef/>
      </w:r>
      <w:r>
        <w:rPr>
          <w:sz w:val="20"/>
          <w:szCs w:val="20"/>
        </w:rPr>
        <w:t>Added an option to export the configs in order to enable following a separate change management process.</w:t>
      </w:r>
    </w:p>
  </w:comment>
  <w:comment w:id="259" w:author="Vincent Manna (vmanna)" w:date="2026-01-06T20:25:00Z" w:initials="V(">
    <w:p w14:paraId="3F076D15" w14:textId="537AA891" w:rsidR="00B1098B" w:rsidRDefault="00B1098B">
      <w:pPr>
        <w:pStyle w:val="CommentText"/>
      </w:pPr>
      <w:r>
        <w:rPr>
          <w:rStyle w:val="CommentReference"/>
        </w:rPr>
        <w:annotationRef/>
      </w:r>
      <w:r w:rsidRPr="4948E72C">
        <w:t>Can simplify this with (and referencing Eleni's comment below):</w:t>
      </w:r>
    </w:p>
    <w:p w14:paraId="7165717E" w14:textId="5045CDE8" w:rsidR="00B1098B" w:rsidRDefault="00B1098B">
      <w:pPr>
        <w:pStyle w:val="CommentText"/>
      </w:pPr>
      <w:r w:rsidRPr="6060034F">
        <w:t>"From here we have options: we can do a dry-run, export the plan for a separate change process, or deploy it directly.</w:t>
      </w:r>
    </w:p>
    <w:p w14:paraId="51F27099" w14:textId="6B423F1B" w:rsidR="00B1098B" w:rsidRDefault="00B1098B">
      <w:pPr>
        <w:pStyle w:val="CommentText"/>
      </w:pPr>
      <w:r w:rsidRPr="5E35E5DC">
        <w:t xml:space="preserve">But we'll proceed with deploying the recommended remediation plan. </w:t>
      </w:r>
    </w:p>
    <w:p w14:paraId="47930E45" w14:textId="1D1A57BA" w:rsidR="00B1098B" w:rsidRDefault="00B1098B">
      <w:pPr>
        <w:pStyle w:val="CommentText"/>
      </w:pPr>
      <w:r w:rsidRPr="2A8D75A1">
        <w:t>The assistant applies the changes - two new cards appear - one capturing what was changed and another confirming the service has been recovered."</w:t>
      </w:r>
    </w:p>
  </w:comment>
  <w:comment w:id="260" w:author="Eleni Palkopoulou (epalkopo)" w:date="2026-01-07T13:37:00Z" w:initials="EP(">
    <w:p w14:paraId="141803C4" w14:textId="77777777" w:rsidR="00FA229D" w:rsidRDefault="00FA229D" w:rsidP="00FA229D">
      <w:r>
        <w:rPr>
          <w:rStyle w:val="CommentReference"/>
        </w:rPr>
        <w:annotationRef/>
      </w:r>
      <w:r>
        <w:rPr>
          <w:sz w:val="20"/>
          <w:szCs w:val="20"/>
        </w:rPr>
        <w:t>Sure, added the suggested text.</w:t>
      </w:r>
    </w:p>
  </w:comment>
  <w:comment w:id="269" w:author="Vincent Manna (vmanna)" w:date="2026-01-06T20:29:00Z" w:initials="V(">
    <w:p w14:paraId="2DB0E8FE" w14:textId="27BFE743" w:rsidR="00B1098B" w:rsidRDefault="00B1098B">
      <w:pPr>
        <w:pStyle w:val="CommentText"/>
      </w:pPr>
      <w:r>
        <w:rPr>
          <w:rStyle w:val="CommentReference"/>
        </w:rPr>
        <w:annotationRef/>
      </w:r>
      <w:r w:rsidRPr="5D0C2DCB">
        <w:t>Maybe add a brief callout that it's quick and easy to generate a report</w:t>
      </w:r>
    </w:p>
  </w:comment>
  <w:comment w:id="270" w:author="Eleni Palkopoulou (epalkopo)" w:date="2026-01-07T13:48:00Z" w:initials="EP(">
    <w:p w14:paraId="0C33B03E" w14:textId="77777777" w:rsidR="00101E0A" w:rsidRDefault="00101E0A" w:rsidP="00101E0A">
      <w:r>
        <w:rPr>
          <w:rStyle w:val="CommentReference"/>
        </w:rPr>
        <w:annotationRef/>
      </w:r>
      <w:r>
        <w:rPr>
          <w:sz w:val="20"/>
          <w:szCs w:val="20"/>
        </w:rPr>
        <w:t>Added some text as a placeholder - but I am sure it can be reworded better :-)</w:t>
      </w:r>
    </w:p>
  </w:comment>
  <w:comment w:id="272" w:author="Vincent Manna (vmanna)" w:date="2026-01-06T20:29:00Z" w:initials="V(">
    <w:p w14:paraId="5F3040D9" w14:textId="2D03EFA3" w:rsidR="0008358C" w:rsidRDefault="0008358C" w:rsidP="0008358C">
      <w:pPr>
        <w:pStyle w:val="CommentText"/>
      </w:pPr>
      <w:r>
        <w:rPr>
          <w:rStyle w:val="CommentReference"/>
        </w:rPr>
        <w:annotationRef/>
      </w:r>
      <w:r w:rsidRPr="5D0C2DCB">
        <w:t>Maybe add a brief callout that it's quick and easy to generate a report</w:t>
      </w:r>
    </w:p>
  </w:comment>
  <w:comment w:id="273" w:author="Eleni Palkopoulou (epalkopo)" w:date="2026-01-07T13:48:00Z" w:initials="EP(">
    <w:p w14:paraId="69F1F444" w14:textId="77777777" w:rsidR="00613B88" w:rsidRDefault="00613B88" w:rsidP="00613B88">
      <w:r>
        <w:rPr>
          <w:rStyle w:val="CommentReference"/>
        </w:rPr>
        <w:annotationRef/>
      </w:r>
      <w:r>
        <w:rPr>
          <w:sz w:val="20"/>
          <w:szCs w:val="20"/>
        </w:rPr>
        <w:t>Added some text as a placeholder - but I am sure it can be reworded better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EE5207" w15:done="1"/>
  <w15:commentEx w15:paraId="1FFC7015" w15:paraIdParent="73EE5207" w15:done="1"/>
  <w15:commentEx w15:paraId="11CCBDFE" w15:paraIdParent="73EE5207" w15:done="1"/>
  <w15:commentEx w15:paraId="3BC54006" w15:paraIdParent="73EE5207" w15:done="1"/>
  <w15:commentEx w15:paraId="08B3125B" w15:paraIdParent="73EE5207" w15:done="1"/>
  <w15:commentEx w15:paraId="79DF334E" w15:done="0"/>
  <w15:commentEx w15:paraId="21EBFC40" w15:paraIdParent="79DF334E" w15:done="0"/>
  <w15:commentEx w15:paraId="5396E5FB" w15:paraIdParent="79DF334E" w15:done="0"/>
  <w15:commentEx w15:paraId="0266E86A" w15:paraIdParent="79DF334E" w15:done="0"/>
  <w15:commentEx w15:paraId="0CB0290F" w15:done="0"/>
  <w15:commentEx w15:paraId="30519B29" w15:paraIdParent="0CB0290F" w15:done="0"/>
  <w15:commentEx w15:paraId="20607938" w15:done="0"/>
  <w15:commentEx w15:paraId="32CF9444" w15:paraIdParent="20607938" w15:done="0"/>
  <w15:commentEx w15:paraId="75B52B37" w15:done="0"/>
  <w15:commentEx w15:paraId="0F252220" w15:paraIdParent="75B52B37" w15:done="0"/>
  <w15:commentEx w15:paraId="724B6632" w15:done="1"/>
  <w15:commentEx w15:paraId="21C93D3F" w15:done="0"/>
  <w15:commentEx w15:paraId="6CD8EA92" w15:paraIdParent="21C93D3F" w15:done="0"/>
  <w15:commentEx w15:paraId="535AE2E6" w15:done="0"/>
  <w15:commentEx w15:paraId="60827C9F" w15:done="0"/>
  <w15:commentEx w15:paraId="1583DBA6" w15:paraIdParent="60827C9F" w15:done="0"/>
  <w15:commentEx w15:paraId="563BF511" w15:done="0"/>
  <w15:commentEx w15:paraId="739D0F69" w15:done="1"/>
  <w15:commentEx w15:paraId="122EF3B3" w15:paraIdParent="739D0F69" w15:done="1"/>
  <w15:commentEx w15:paraId="32C95488" w15:done="0"/>
  <w15:commentEx w15:paraId="32A1EE0D" w15:paraIdParent="32C95488" w15:done="0"/>
  <w15:commentEx w15:paraId="60C4F52C" w15:done="0"/>
  <w15:commentEx w15:paraId="1F8846CB" w15:done="1"/>
  <w15:commentEx w15:paraId="6547F009" w15:done="1"/>
  <w15:commentEx w15:paraId="6ED2178C" w15:paraIdParent="6547F009" w15:done="1"/>
  <w15:commentEx w15:paraId="5D736EAF" w15:done="1"/>
  <w15:commentEx w15:paraId="43A65664" w15:done="0"/>
  <w15:commentEx w15:paraId="39D2FED6" w15:done="1"/>
  <w15:commentEx w15:paraId="24C6F942" w15:done="1"/>
  <w15:commentEx w15:paraId="47930E45" w15:done="0"/>
  <w15:commentEx w15:paraId="141803C4" w15:paraIdParent="47930E45" w15:done="0"/>
  <w15:commentEx w15:paraId="2DB0E8FE" w15:done="0"/>
  <w15:commentEx w15:paraId="0C33B03E" w15:paraIdParent="2DB0E8FE" w15:done="0"/>
  <w15:commentEx w15:paraId="5F3040D9" w15:done="0"/>
  <w15:commentEx w15:paraId="69F1F444" w15:paraIdParent="5F304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287057" w16cex:dateUtc="2025-11-18T19:11:00Z"/>
  <w16cex:commentExtensible w16cex:durableId="65DA653B" w16cex:dateUtc="2025-12-01T12:48:00Z"/>
  <w16cex:commentExtensible w16cex:durableId="528E4C1B" w16cex:dateUtc="2025-12-01T20:13:00Z"/>
  <w16cex:commentExtensible w16cex:durableId="353D892D" w16cex:dateUtc="2025-12-02T15:59:00Z"/>
  <w16cex:commentExtensible w16cex:durableId="72285A33" w16cex:dateUtc="2025-12-02T16:04:00Z"/>
  <w16cex:commentExtensible w16cex:durableId="46B6B893" w16cex:dateUtc="2025-12-02T04:02:00Z">
    <w16cex:extLst>
      <w16:ext w16:uri="{CE6994B0-6A32-4C9F-8C6B-6E91EDA988CE}">
        <cr:reactions xmlns:cr="http://schemas.microsoft.com/office/comments/2020/reactions">
          <cr:reaction reactionType="1">
            <cr:reactionInfo dateUtc="2026-01-06T21:55:46Z">
              <cr:user userId="S::vmanna@cisco.com::621a93d4-31c7-4d45-ac73-9082d965a7d9" userProvider="AD" userName="Vincent Manna (vmanna)"/>
            </cr:reactionInfo>
          </cr:reaction>
        </cr:reactions>
      </w16:ext>
    </w16cex:extLst>
  </w16cex:commentExtensible>
  <w16cex:commentExtensible w16cex:durableId="0049128D" w16cex:dateUtc="2025-12-02T04:03:00Z"/>
  <w16cex:commentExtensible w16cex:durableId="41A176E1" w16cex:dateUtc="2026-01-06T21:55:00Z"/>
  <w16cex:commentExtensible w16cex:durableId="68187FE0" w16cex:dateUtc="2026-01-07T11:25:00Z"/>
  <w16cex:commentExtensible w16cex:durableId="3627436E" w16cex:dateUtc="2026-01-07T00:55:00Z"/>
  <w16cex:commentExtensible w16cex:durableId="5927A9A4" w16cex:dateUtc="2026-01-07T11:51:00Z"/>
  <w16cex:commentExtensible w16cex:durableId="65462734" w16cex:dateUtc="2026-01-07T13:27:00Z"/>
  <w16cex:commentExtensible w16cex:durableId="19B4B838" w16cex:dateUtc="2026-01-13T08:16:00Z"/>
  <w16cex:commentExtensible w16cex:durableId="28431391" w16cex:dateUtc="2025-11-20T01:31:00Z"/>
  <w16cex:commentExtensible w16cex:durableId="350ECD54" w16cex:dateUtc="2025-12-01T12:49:00Z"/>
  <w16cex:commentExtensible w16cex:durableId="447475FD" w16cex:dateUtc="2026-01-12T19:29:00Z"/>
  <w16cex:commentExtensible w16cex:durableId="5A599992" w16cex:dateUtc="2026-01-07T01:00:00Z"/>
  <w16cex:commentExtensible w16cex:durableId="021D7DC6" w16cex:dateUtc="2026-01-07T12:25:00Z"/>
  <w16cex:commentExtensible w16cex:durableId="432A7A9D" w16cex:dateUtc="2026-01-14T18:57:00Z"/>
  <w16cex:commentExtensible w16cex:durableId="39C574AD" w16cex:dateUtc="2025-12-10T12:37:00Z"/>
  <w16cex:commentExtensible w16cex:durableId="2A3C747D" w16cex:dateUtc="2026-01-07T13:13:00Z"/>
  <w16cex:commentExtensible w16cex:durableId="77B8895D" w16cex:dateUtc="2026-01-07T01:32:00Z">
    <w16cex:extLst>
      <w16:ext w16:uri="{CE6994B0-6A32-4C9F-8C6B-6E91EDA988CE}">
        <cr:reactions xmlns:cr="http://schemas.microsoft.com/office/comments/2020/reactions">
          <cr:reaction reactionType="1">
            <cr:reactionInfo dateUtc="2026-01-07T11:27:23Z">
              <cr:user userId="S::epalkopo@cisco.com::12a51ecb-7d6d-4f22-b122-e5b8e26e7b78" userProvider="AD" userName="Eleni Palkopoulou (epalkopo)"/>
            </cr:reactionInfo>
          </cr:reaction>
        </cr:reactions>
      </w16:ext>
    </w16cex:extLst>
  </w16cex:commentExtensible>
  <w16cex:commentExtensible w16cex:durableId="0992F848" w16cex:dateUtc="2025-11-18T19:22:00Z">
    <w16cex:extLst>
      <w16:ext w16:uri="{CE6994B0-6A32-4C9F-8C6B-6E91EDA988CE}">
        <cr:reactions xmlns:cr="http://schemas.microsoft.com/office/comments/2020/reactions">
          <cr:reaction reactionType="1">
            <cr:reactionInfo dateUtc="2025-12-01T20:13:59Z">
              <cr:user userId="S::rijang@cisco.com::c1c1c57c-ac2a-44e7-bba2-76b04d9cc4e9" userProvider="AD" userName="Richard Jang (rijang)"/>
            </cr:reactionInfo>
          </cr:reaction>
        </cr:reactions>
      </w16:ext>
    </w16cex:extLst>
  </w16cex:commentExtensible>
  <w16cex:commentExtensible w16cex:durableId="09AA7135" w16cex:dateUtc="2025-12-01T13:01:00Z"/>
  <w16cex:commentExtensible w16cex:durableId="7C6954E5" w16cex:dateUtc="2025-11-20T01:32:00Z"/>
  <w16cex:commentExtensible w16cex:durableId="4559AAD8" w16cex:dateUtc="2025-12-01T13:02:00Z"/>
  <w16cex:commentExtensible w16cex:durableId="7317542A" w16cex:dateUtc="2025-12-10T12:59:00Z"/>
  <w16cex:commentExtensible w16cex:durableId="32C2ABA0" w16cex:dateUtc="2025-12-10T12:40:00Z"/>
  <w16cex:commentExtensible w16cex:durableId="23F1EA2C" w16cex:dateUtc="2025-11-18T19:22:00Z"/>
  <w16cex:commentExtensible w16cex:durableId="133FEF51" w16cex:dateUtc="2025-12-01T13:16:00Z">
    <w16cex:extLst>
      <w16:ext w16:uri="{CE6994B0-6A32-4C9F-8C6B-6E91EDA988CE}">
        <cr:reactions xmlns:cr="http://schemas.microsoft.com/office/comments/2020/reactions">
          <cr:reaction reactionType="1">
            <cr:reactionInfo dateUtc="2025-12-01T20:13:44Z">
              <cr:user userId="S::rijang@cisco.com::c1c1c57c-ac2a-44e7-bba2-76b04d9cc4e9" userProvider="AD" userName="Richard Jang (rijang)"/>
            </cr:reactionInfo>
          </cr:reaction>
        </cr:reactions>
      </w16:ext>
    </w16cex:extLst>
  </w16cex:commentExtensible>
  <w16cex:commentExtensible w16cex:durableId="6C0B1859" w16cex:dateUtc="2025-12-10T12:42:00Z"/>
  <w16cex:commentExtensible w16cex:durableId="433A2E52" w16cex:dateUtc="2025-12-22T12:29:00Z"/>
  <w16cex:commentExtensible w16cex:durableId="172DE73D" w16cex:dateUtc="2025-12-10T12:42:00Z"/>
  <w16cex:commentExtensible w16cex:durableId="0D0DDC9A" w16cex:dateUtc="2025-12-03T09:34:00Z"/>
  <w16cex:commentExtensible w16cex:durableId="60BCC48A" w16cex:dateUtc="2026-01-07T01:25:00Z"/>
  <w16cex:commentExtensible w16cex:durableId="52BC4942" w16cex:dateUtc="2026-01-07T11:37:00Z">
    <w16cex:extLst>
      <w16:ext w16:uri="{CE6994B0-6A32-4C9F-8C6B-6E91EDA988CE}">
        <cr:reactions xmlns:cr="http://schemas.microsoft.com/office/comments/2020/reactions">
          <cr:reaction reactionType="1">
            <cr:reactionInfo dateUtc="2026-01-07T16:30:49Z">
              <cr:user userId="S::vmanna@cisco.com::621a93d4-31c7-4d45-ac73-9082d965a7d9" userProvider="AD" userName="Vincent Manna (vmanna)"/>
            </cr:reactionInfo>
          </cr:reaction>
        </cr:reactions>
      </w16:ext>
    </w16cex:extLst>
  </w16cex:commentExtensible>
  <w16cex:commentExtensible w16cex:durableId="15CE0FE0" w16cex:dateUtc="2026-01-07T01:29:00Z"/>
  <w16cex:commentExtensible w16cex:durableId="0CF319A3" w16cex:dateUtc="2026-01-07T11:48:00Z"/>
  <w16cex:commentExtensible w16cex:durableId="756F7438" w16cex:dateUtc="2026-01-07T01:29:00Z"/>
  <w16cex:commentExtensible w16cex:durableId="15CDF425" w16cex:dateUtc="2026-01-07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EE5207" w16cid:durableId="08287057"/>
  <w16cid:commentId w16cid:paraId="1FFC7015" w16cid:durableId="65DA653B"/>
  <w16cid:commentId w16cid:paraId="11CCBDFE" w16cid:durableId="528E4C1B"/>
  <w16cid:commentId w16cid:paraId="3BC54006" w16cid:durableId="353D892D"/>
  <w16cid:commentId w16cid:paraId="08B3125B" w16cid:durableId="72285A33"/>
  <w16cid:commentId w16cid:paraId="79DF334E" w16cid:durableId="46B6B893"/>
  <w16cid:commentId w16cid:paraId="21EBFC40" w16cid:durableId="0049128D"/>
  <w16cid:commentId w16cid:paraId="5396E5FB" w16cid:durableId="41A176E1"/>
  <w16cid:commentId w16cid:paraId="0266E86A" w16cid:durableId="68187FE0"/>
  <w16cid:commentId w16cid:paraId="0CB0290F" w16cid:durableId="3627436E"/>
  <w16cid:commentId w16cid:paraId="30519B29" w16cid:durableId="5927A9A4"/>
  <w16cid:commentId w16cid:paraId="20607938" w16cid:durableId="65462734"/>
  <w16cid:commentId w16cid:paraId="32CF9444" w16cid:durableId="19B4B838"/>
  <w16cid:commentId w16cid:paraId="75B52B37" w16cid:durableId="28431391"/>
  <w16cid:commentId w16cid:paraId="0F252220" w16cid:durableId="350ECD54"/>
  <w16cid:commentId w16cid:paraId="724B6632" w16cid:durableId="447475FD"/>
  <w16cid:commentId w16cid:paraId="21C93D3F" w16cid:durableId="5A599992"/>
  <w16cid:commentId w16cid:paraId="6CD8EA92" w16cid:durableId="021D7DC6"/>
  <w16cid:commentId w16cid:paraId="535AE2E6" w16cid:durableId="432A7A9D"/>
  <w16cid:commentId w16cid:paraId="60827C9F" w16cid:durableId="39C574AD"/>
  <w16cid:commentId w16cid:paraId="1583DBA6" w16cid:durableId="2A3C747D"/>
  <w16cid:commentId w16cid:paraId="563BF511" w16cid:durableId="77B8895D"/>
  <w16cid:commentId w16cid:paraId="739D0F69" w16cid:durableId="0992F848"/>
  <w16cid:commentId w16cid:paraId="122EF3B3" w16cid:durableId="09AA7135"/>
  <w16cid:commentId w16cid:paraId="32C95488" w16cid:durableId="7C6954E5"/>
  <w16cid:commentId w16cid:paraId="32A1EE0D" w16cid:durableId="4559AAD8"/>
  <w16cid:commentId w16cid:paraId="60C4F52C" w16cid:durableId="7317542A"/>
  <w16cid:commentId w16cid:paraId="1F8846CB" w16cid:durableId="32C2ABA0"/>
  <w16cid:commentId w16cid:paraId="6547F009" w16cid:durableId="23F1EA2C"/>
  <w16cid:commentId w16cid:paraId="6ED2178C" w16cid:durableId="133FEF51"/>
  <w16cid:commentId w16cid:paraId="5D736EAF" w16cid:durableId="6C0B1859"/>
  <w16cid:commentId w16cid:paraId="43A65664" w16cid:durableId="433A2E52"/>
  <w16cid:commentId w16cid:paraId="39D2FED6" w16cid:durableId="172DE73D"/>
  <w16cid:commentId w16cid:paraId="24C6F942" w16cid:durableId="0D0DDC9A"/>
  <w16cid:commentId w16cid:paraId="47930E45" w16cid:durableId="60BCC48A"/>
  <w16cid:commentId w16cid:paraId="141803C4" w16cid:durableId="52BC4942"/>
  <w16cid:commentId w16cid:paraId="2DB0E8FE" w16cid:durableId="15CE0FE0"/>
  <w16cid:commentId w16cid:paraId="0C33B03E" w16cid:durableId="0CF319A3"/>
  <w16cid:commentId w16cid:paraId="5F3040D9" w16cid:durableId="756F7438"/>
  <w16cid:commentId w16cid:paraId="69F1F444" w16cid:durableId="15CDF4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B4AED" w14:textId="77777777" w:rsidR="009C79BC" w:rsidRDefault="009C79BC" w:rsidP="00392DAD">
      <w:pPr>
        <w:spacing w:after="0" w:line="240" w:lineRule="auto"/>
      </w:pPr>
      <w:r>
        <w:separator/>
      </w:r>
    </w:p>
  </w:endnote>
  <w:endnote w:type="continuationSeparator" w:id="0">
    <w:p w14:paraId="00CE5C16" w14:textId="77777777" w:rsidR="009C79BC" w:rsidRDefault="009C79BC" w:rsidP="00392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D5C1" w14:textId="342B67CD" w:rsidR="00392DAD" w:rsidRDefault="00392DAD">
    <w:pPr>
      <w:pStyle w:val="Footer"/>
    </w:pPr>
    <w:r>
      <w:rPr>
        <w:noProof/>
      </w:rPr>
      <mc:AlternateContent>
        <mc:Choice Requires="wps">
          <w:drawing>
            <wp:anchor distT="0" distB="0" distL="0" distR="0" simplePos="0" relativeHeight="251658241" behindDoc="0" locked="0" layoutInCell="1" allowOverlap="1" wp14:anchorId="0039E377" wp14:editId="63A01260">
              <wp:simplePos x="635" y="635"/>
              <wp:positionH relativeFrom="page">
                <wp:align>right</wp:align>
              </wp:positionH>
              <wp:positionV relativeFrom="page">
                <wp:align>bottom</wp:align>
              </wp:positionV>
              <wp:extent cx="1068705" cy="334010"/>
              <wp:effectExtent l="0" t="0" r="0" b="0"/>
              <wp:wrapNone/>
              <wp:docPr id="2019296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3C4DA698" w14:textId="09FCF5E1" w:rsidR="00392DAD" w:rsidRPr="00392DAD" w:rsidRDefault="00392DAD" w:rsidP="00392DAD">
                          <w:pPr>
                            <w:spacing w:after="0"/>
                            <w:rPr>
                              <w:rFonts w:ascii="Aptos" w:eastAsia="Aptos" w:hAnsi="Aptos" w:cs="Aptos"/>
                              <w:noProof/>
                              <w:color w:val="000000"/>
                              <w:sz w:val="16"/>
                              <w:szCs w:val="16"/>
                            </w:rPr>
                          </w:pPr>
                          <w:r w:rsidRPr="00392DA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39E377"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textbox style="mso-fit-shape-to-text:t" inset="0,0,20pt,15pt">
                <w:txbxContent>
                  <w:p w14:paraId="3C4DA698" w14:textId="09FCF5E1" w:rsidR="00392DAD" w:rsidRPr="00392DAD" w:rsidRDefault="00392DAD" w:rsidP="00392DAD">
                    <w:pPr>
                      <w:spacing w:after="0"/>
                      <w:rPr>
                        <w:rFonts w:ascii="Aptos" w:eastAsia="Aptos" w:hAnsi="Aptos" w:cs="Aptos"/>
                        <w:noProof/>
                        <w:color w:val="000000"/>
                        <w:sz w:val="16"/>
                        <w:szCs w:val="16"/>
                      </w:rPr>
                    </w:pPr>
                    <w:r w:rsidRPr="00392DA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B0F0A" w14:textId="5687E2A3" w:rsidR="00392DAD" w:rsidRDefault="00392DAD">
    <w:pPr>
      <w:pStyle w:val="Footer"/>
    </w:pPr>
    <w:r>
      <w:rPr>
        <w:noProof/>
      </w:rPr>
      <mc:AlternateContent>
        <mc:Choice Requires="wps">
          <w:drawing>
            <wp:anchor distT="0" distB="0" distL="0" distR="0" simplePos="0" relativeHeight="251658242" behindDoc="0" locked="0" layoutInCell="1" allowOverlap="1" wp14:anchorId="360E7476" wp14:editId="783DE7A4">
              <wp:simplePos x="0" y="0"/>
              <wp:positionH relativeFrom="page">
                <wp:align>right</wp:align>
              </wp:positionH>
              <wp:positionV relativeFrom="page">
                <wp:align>bottom</wp:align>
              </wp:positionV>
              <wp:extent cx="1068705" cy="334010"/>
              <wp:effectExtent l="0" t="0" r="0" b="0"/>
              <wp:wrapNone/>
              <wp:docPr id="88366677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D073564" w14:textId="389811B3" w:rsidR="00392DAD" w:rsidRPr="00392DAD" w:rsidRDefault="00392DAD" w:rsidP="00392DAD">
                          <w:pPr>
                            <w:spacing w:after="0"/>
                            <w:rPr>
                              <w:rFonts w:ascii="Aptos" w:eastAsia="Aptos" w:hAnsi="Aptos" w:cs="Aptos"/>
                              <w:noProof/>
                              <w:color w:val="000000"/>
                              <w:sz w:val="16"/>
                              <w:szCs w:val="16"/>
                            </w:rPr>
                          </w:pPr>
                          <w:r w:rsidRPr="00392DA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60E7476"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textbox style="mso-fit-shape-to-text:t" inset="0,0,20pt,15pt">
                <w:txbxContent>
                  <w:p w14:paraId="1D073564" w14:textId="389811B3" w:rsidR="00392DAD" w:rsidRPr="00392DAD" w:rsidRDefault="00392DAD" w:rsidP="00392DAD">
                    <w:pPr>
                      <w:spacing w:after="0"/>
                      <w:rPr>
                        <w:rFonts w:ascii="Aptos" w:eastAsia="Aptos" w:hAnsi="Aptos" w:cs="Aptos"/>
                        <w:noProof/>
                        <w:color w:val="000000"/>
                        <w:sz w:val="16"/>
                        <w:szCs w:val="16"/>
                      </w:rPr>
                    </w:pPr>
                    <w:r w:rsidRPr="00392DA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92FF" w14:textId="66B0ABD4" w:rsidR="00392DAD" w:rsidRDefault="00392DAD">
    <w:pPr>
      <w:pStyle w:val="Footer"/>
    </w:pPr>
    <w:r>
      <w:rPr>
        <w:noProof/>
      </w:rPr>
      <mc:AlternateContent>
        <mc:Choice Requires="wps">
          <w:drawing>
            <wp:anchor distT="0" distB="0" distL="0" distR="0" simplePos="0" relativeHeight="251658240" behindDoc="0" locked="0" layoutInCell="1" allowOverlap="1" wp14:anchorId="22BCC37A" wp14:editId="060EF845">
              <wp:simplePos x="635" y="635"/>
              <wp:positionH relativeFrom="page">
                <wp:align>right</wp:align>
              </wp:positionH>
              <wp:positionV relativeFrom="page">
                <wp:align>bottom</wp:align>
              </wp:positionV>
              <wp:extent cx="1068705" cy="334010"/>
              <wp:effectExtent l="0" t="0" r="0" b="0"/>
              <wp:wrapNone/>
              <wp:docPr id="139564016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F0C8816" w14:textId="0ECD842B" w:rsidR="00392DAD" w:rsidRPr="00392DAD" w:rsidRDefault="00392DAD" w:rsidP="00392DAD">
                          <w:pPr>
                            <w:spacing w:after="0"/>
                            <w:rPr>
                              <w:rFonts w:ascii="Aptos" w:eastAsia="Aptos" w:hAnsi="Aptos" w:cs="Aptos"/>
                              <w:noProof/>
                              <w:color w:val="000000"/>
                              <w:sz w:val="16"/>
                              <w:szCs w:val="16"/>
                            </w:rPr>
                          </w:pPr>
                          <w:r w:rsidRPr="00392DA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BCC37A"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textbox style="mso-fit-shape-to-text:t" inset="0,0,20pt,15pt">
                <w:txbxContent>
                  <w:p w14:paraId="2F0C8816" w14:textId="0ECD842B" w:rsidR="00392DAD" w:rsidRPr="00392DAD" w:rsidRDefault="00392DAD" w:rsidP="00392DAD">
                    <w:pPr>
                      <w:spacing w:after="0"/>
                      <w:rPr>
                        <w:rFonts w:ascii="Aptos" w:eastAsia="Aptos" w:hAnsi="Aptos" w:cs="Aptos"/>
                        <w:noProof/>
                        <w:color w:val="000000"/>
                        <w:sz w:val="16"/>
                        <w:szCs w:val="16"/>
                      </w:rPr>
                    </w:pPr>
                    <w:r w:rsidRPr="00392DAD">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7035C" w14:textId="77777777" w:rsidR="009C79BC" w:rsidRDefault="009C79BC" w:rsidP="00392DAD">
      <w:pPr>
        <w:spacing w:after="0" w:line="240" w:lineRule="auto"/>
      </w:pPr>
      <w:r>
        <w:separator/>
      </w:r>
    </w:p>
  </w:footnote>
  <w:footnote w:type="continuationSeparator" w:id="0">
    <w:p w14:paraId="1A7DE115" w14:textId="77777777" w:rsidR="009C79BC" w:rsidRDefault="009C79BC" w:rsidP="00392DA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MVEciBikJ5bq3" int2:id="7wx6EbU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AE7"/>
    <w:multiLevelType w:val="hybridMultilevel"/>
    <w:tmpl w:val="7E9E0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D036E"/>
    <w:multiLevelType w:val="hybridMultilevel"/>
    <w:tmpl w:val="65B402AA"/>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num w:numId="1" w16cid:durableId="1739668961">
    <w:abstractNumId w:val="1"/>
  </w:num>
  <w:num w:numId="2" w16cid:durableId="1984919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cent Manna (vmanna)">
    <w15:presenceInfo w15:providerId="AD" w15:userId="S::vmanna@cisco.com::621a93d4-31c7-4d45-ac73-9082d965a7d9"/>
  </w15:person>
  <w15:person w15:author="Krishnaji Panse (kpanse)">
    <w15:presenceInfo w15:providerId="AD" w15:userId="S::kpanse@cisco.com::ac0dadfa-f621-4e53-addd-96656d0fe922"/>
  </w15:person>
  <w15:person w15:author="Richard Jang (rijang)">
    <w15:presenceInfo w15:providerId="AD" w15:userId="S::rijang@cisco.com::c1c1c57c-ac2a-44e7-bba2-76b04d9cc4e9"/>
  </w15:person>
  <w15:person w15:author="Eleni Palkopoulou (epalkopo)">
    <w15:presenceInfo w15:providerId="AD" w15:userId="S::epalkopo@cisco.com::12a51ecb-7d6d-4f22-b122-e5b8e26e7b78"/>
  </w15:person>
  <w15:person w15:author="Kerri Hale (kehale)">
    <w15:presenceInfo w15:providerId="AD" w15:userId="S::kehale@cisco.com::2e305a78-e25e-4187-b2f7-4551ddb3121c"/>
  </w15:person>
  <w15:person w15:author="Robert Barton (robbarto)">
    <w15:presenceInfo w15:providerId="AD" w15:userId="S::robbarto@cisco.com::dbcedd2d-d0fa-4434-b299-810694011daa"/>
  </w15:person>
  <w15:person w15:author="Rana El Desouky Kazamel (reldesou)">
    <w15:presenceInfo w15:providerId="AD" w15:userId="S::reldesou@cisco.com::2119652f-dced-4ad0-a1d7-f733d2143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78"/>
    <w:rsid w:val="00000017"/>
    <w:rsid w:val="00000370"/>
    <w:rsid w:val="00001633"/>
    <w:rsid w:val="00002464"/>
    <w:rsid w:val="000027C4"/>
    <w:rsid w:val="0000360E"/>
    <w:rsid w:val="000079C3"/>
    <w:rsid w:val="0001018A"/>
    <w:rsid w:val="0001183B"/>
    <w:rsid w:val="00013380"/>
    <w:rsid w:val="00013471"/>
    <w:rsid w:val="0001390B"/>
    <w:rsid w:val="000140A6"/>
    <w:rsid w:val="00015C4F"/>
    <w:rsid w:val="00016CC1"/>
    <w:rsid w:val="00023B57"/>
    <w:rsid w:val="00024C3C"/>
    <w:rsid w:val="0002565A"/>
    <w:rsid w:val="000257DB"/>
    <w:rsid w:val="00030738"/>
    <w:rsid w:val="00031AD2"/>
    <w:rsid w:val="00031AF4"/>
    <w:rsid w:val="00031BB4"/>
    <w:rsid w:val="00032211"/>
    <w:rsid w:val="00032BE9"/>
    <w:rsid w:val="00032D43"/>
    <w:rsid w:val="00032FB6"/>
    <w:rsid w:val="0003350F"/>
    <w:rsid w:val="00034BE5"/>
    <w:rsid w:val="000374A7"/>
    <w:rsid w:val="0003798C"/>
    <w:rsid w:val="00037B42"/>
    <w:rsid w:val="00040769"/>
    <w:rsid w:val="00042771"/>
    <w:rsid w:val="00043C34"/>
    <w:rsid w:val="00044EA9"/>
    <w:rsid w:val="00045A52"/>
    <w:rsid w:val="000466FB"/>
    <w:rsid w:val="000503FA"/>
    <w:rsid w:val="000518C0"/>
    <w:rsid w:val="0005318D"/>
    <w:rsid w:val="00056485"/>
    <w:rsid w:val="0006053D"/>
    <w:rsid w:val="000621C5"/>
    <w:rsid w:val="00063037"/>
    <w:rsid w:val="00063DEE"/>
    <w:rsid w:val="00065796"/>
    <w:rsid w:val="000657DF"/>
    <w:rsid w:val="000662D8"/>
    <w:rsid w:val="00067152"/>
    <w:rsid w:val="00067462"/>
    <w:rsid w:val="000714FA"/>
    <w:rsid w:val="00071DF1"/>
    <w:rsid w:val="00072461"/>
    <w:rsid w:val="00073353"/>
    <w:rsid w:val="00073974"/>
    <w:rsid w:val="00074146"/>
    <w:rsid w:val="000744CD"/>
    <w:rsid w:val="00076B4D"/>
    <w:rsid w:val="000775E6"/>
    <w:rsid w:val="00077BAF"/>
    <w:rsid w:val="00077D12"/>
    <w:rsid w:val="00080670"/>
    <w:rsid w:val="00080DE0"/>
    <w:rsid w:val="000822E3"/>
    <w:rsid w:val="00083050"/>
    <w:rsid w:val="0008358C"/>
    <w:rsid w:val="00083994"/>
    <w:rsid w:val="00083AFF"/>
    <w:rsid w:val="00084325"/>
    <w:rsid w:val="0008463D"/>
    <w:rsid w:val="00084776"/>
    <w:rsid w:val="00086B33"/>
    <w:rsid w:val="00086DD9"/>
    <w:rsid w:val="00087D94"/>
    <w:rsid w:val="00087E9E"/>
    <w:rsid w:val="0009373E"/>
    <w:rsid w:val="00093C9D"/>
    <w:rsid w:val="00094EA7"/>
    <w:rsid w:val="00094F56"/>
    <w:rsid w:val="00095485"/>
    <w:rsid w:val="00095D59"/>
    <w:rsid w:val="00095E11"/>
    <w:rsid w:val="000966D5"/>
    <w:rsid w:val="00096B0E"/>
    <w:rsid w:val="00096BDA"/>
    <w:rsid w:val="0009704A"/>
    <w:rsid w:val="000A102F"/>
    <w:rsid w:val="000A393F"/>
    <w:rsid w:val="000A4035"/>
    <w:rsid w:val="000A4C7F"/>
    <w:rsid w:val="000A547D"/>
    <w:rsid w:val="000A5E19"/>
    <w:rsid w:val="000A68E0"/>
    <w:rsid w:val="000A6EC5"/>
    <w:rsid w:val="000A7EBA"/>
    <w:rsid w:val="000B10AA"/>
    <w:rsid w:val="000B1CC4"/>
    <w:rsid w:val="000B1CC7"/>
    <w:rsid w:val="000B1EE5"/>
    <w:rsid w:val="000B2012"/>
    <w:rsid w:val="000B26BB"/>
    <w:rsid w:val="000B3F1C"/>
    <w:rsid w:val="000B42F0"/>
    <w:rsid w:val="000B5714"/>
    <w:rsid w:val="000B5DEA"/>
    <w:rsid w:val="000C0481"/>
    <w:rsid w:val="000C0BBC"/>
    <w:rsid w:val="000C1F0B"/>
    <w:rsid w:val="000C2564"/>
    <w:rsid w:val="000C2794"/>
    <w:rsid w:val="000C6B5A"/>
    <w:rsid w:val="000C7089"/>
    <w:rsid w:val="000C72D4"/>
    <w:rsid w:val="000C79BE"/>
    <w:rsid w:val="000D0783"/>
    <w:rsid w:val="000D08D8"/>
    <w:rsid w:val="000D1D5E"/>
    <w:rsid w:val="000D1DE0"/>
    <w:rsid w:val="000D3E8C"/>
    <w:rsid w:val="000D5551"/>
    <w:rsid w:val="000D6634"/>
    <w:rsid w:val="000D6EE4"/>
    <w:rsid w:val="000E0565"/>
    <w:rsid w:val="000E0FB2"/>
    <w:rsid w:val="000E0FCD"/>
    <w:rsid w:val="000E3104"/>
    <w:rsid w:val="000E4D1E"/>
    <w:rsid w:val="000E4F78"/>
    <w:rsid w:val="000E6A4D"/>
    <w:rsid w:val="000E7836"/>
    <w:rsid w:val="000F16BA"/>
    <w:rsid w:val="000F2FAC"/>
    <w:rsid w:val="000F374B"/>
    <w:rsid w:val="000F46E3"/>
    <w:rsid w:val="000F4C19"/>
    <w:rsid w:val="000F6724"/>
    <w:rsid w:val="00101745"/>
    <w:rsid w:val="00101E0A"/>
    <w:rsid w:val="00103760"/>
    <w:rsid w:val="00103954"/>
    <w:rsid w:val="00103CFB"/>
    <w:rsid w:val="00104F09"/>
    <w:rsid w:val="00104F41"/>
    <w:rsid w:val="0010604A"/>
    <w:rsid w:val="0010613B"/>
    <w:rsid w:val="0011304D"/>
    <w:rsid w:val="001147AD"/>
    <w:rsid w:val="0012062F"/>
    <w:rsid w:val="001214AA"/>
    <w:rsid w:val="00122A50"/>
    <w:rsid w:val="00124E8B"/>
    <w:rsid w:val="001279A2"/>
    <w:rsid w:val="00130DCF"/>
    <w:rsid w:val="00131D8C"/>
    <w:rsid w:val="00133C5B"/>
    <w:rsid w:val="00134A5D"/>
    <w:rsid w:val="00136292"/>
    <w:rsid w:val="0013641E"/>
    <w:rsid w:val="00137D30"/>
    <w:rsid w:val="001400E8"/>
    <w:rsid w:val="001403E9"/>
    <w:rsid w:val="00141909"/>
    <w:rsid w:val="00141B03"/>
    <w:rsid w:val="001422CA"/>
    <w:rsid w:val="00142F31"/>
    <w:rsid w:val="001434DF"/>
    <w:rsid w:val="00144088"/>
    <w:rsid w:val="00151329"/>
    <w:rsid w:val="001546F4"/>
    <w:rsid w:val="00157FAC"/>
    <w:rsid w:val="001609B5"/>
    <w:rsid w:val="00160B31"/>
    <w:rsid w:val="00161181"/>
    <w:rsid w:val="00161689"/>
    <w:rsid w:val="00161B26"/>
    <w:rsid w:val="001632D1"/>
    <w:rsid w:val="00164DEB"/>
    <w:rsid w:val="0016632A"/>
    <w:rsid w:val="001716D1"/>
    <w:rsid w:val="00171E96"/>
    <w:rsid w:val="00172E2C"/>
    <w:rsid w:val="0017354F"/>
    <w:rsid w:val="00173FB5"/>
    <w:rsid w:val="00177564"/>
    <w:rsid w:val="001801A7"/>
    <w:rsid w:val="00181A47"/>
    <w:rsid w:val="0018403F"/>
    <w:rsid w:val="0018413D"/>
    <w:rsid w:val="00184503"/>
    <w:rsid w:val="00185212"/>
    <w:rsid w:val="00185C79"/>
    <w:rsid w:val="001864DD"/>
    <w:rsid w:val="0019000C"/>
    <w:rsid w:val="001938B6"/>
    <w:rsid w:val="00193C2B"/>
    <w:rsid w:val="0019425C"/>
    <w:rsid w:val="001949EA"/>
    <w:rsid w:val="00194CD9"/>
    <w:rsid w:val="0019543C"/>
    <w:rsid w:val="00196C70"/>
    <w:rsid w:val="00197A01"/>
    <w:rsid w:val="00197D61"/>
    <w:rsid w:val="001A00A5"/>
    <w:rsid w:val="001A0E5B"/>
    <w:rsid w:val="001A2EEF"/>
    <w:rsid w:val="001A38B6"/>
    <w:rsid w:val="001A58F8"/>
    <w:rsid w:val="001A59D7"/>
    <w:rsid w:val="001A6F78"/>
    <w:rsid w:val="001A70FA"/>
    <w:rsid w:val="001A7D26"/>
    <w:rsid w:val="001A7E7C"/>
    <w:rsid w:val="001B1381"/>
    <w:rsid w:val="001B1437"/>
    <w:rsid w:val="001B1FA1"/>
    <w:rsid w:val="001B22AA"/>
    <w:rsid w:val="001C14AE"/>
    <w:rsid w:val="001C60E5"/>
    <w:rsid w:val="001C6C70"/>
    <w:rsid w:val="001C7584"/>
    <w:rsid w:val="001C762C"/>
    <w:rsid w:val="001D1733"/>
    <w:rsid w:val="001D2B57"/>
    <w:rsid w:val="001D2B72"/>
    <w:rsid w:val="001D31E4"/>
    <w:rsid w:val="001D3423"/>
    <w:rsid w:val="001D4681"/>
    <w:rsid w:val="001D4DFC"/>
    <w:rsid w:val="001D5033"/>
    <w:rsid w:val="001D55B8"/>
    <w:rsid w:val="001D5CCD"/>
    <w:rsid w:val="001D6517"/>
    <w:rsid w:val="001D6B7D"/>
    <w:rsid w:val="001D7007"/>
    <w:rsid w:val="001E18FB"/>
    <w:rsid w:val="001E192F"/>
    <w:rsid w:val="001E1E2C"/>
    <w:rsid w:val="001E2723"/>
    <w:rsid w:val="001E3378"/>
    <w:rsid w:val="001E3FF7"/>
    <w:rsid w:val="001E44F3"/>
    <w:rsid w:val="001E4855"/>
    <w:rsid w:val="001E69E8"/>
    <w:rsid w:val="001E78E5"/>
    <w:rsid w:val="001F007A"/>
    <w:rsid w:val="001F06DF"/>
    <w:rsid w:val="001F13A5"/>
    <w:rsid w:val="001F1F3E"/>
    <w:rsid w:val="001F47AC"/>
    <w:rsid w:val="001F4829"/>
    <w:rsid w:val="001F6197"/>
    <w:rsid w:val="001F687D"/>
    <w:rsid w:val="001F710F"/>
    <w:rsid w:val="001F7F74"/>
    <w:rsid w:val="0020004E"/>
    <w:rsid w:val="00200525"/>
    <w:rsid w:val="00201D70"/>
    <w:rsid w:val="00201F56"/>
    <w:rsid w:val="002022BF"/>
    <w:rsid w:val="00203FFB"/>
    <w:rsid w:val="00204FA7"/>
    <w:rsid w:val="00204FD7"/>
    <w:rsid w:val="0020589B"/>
    <w:rsid w:val="00206F01"/>
    <w:rsid w:val="00207227"/>
    <w:rsid w:val="00207E97"/>
    <w:rsid w:val="00210C65"/>
    <w:rsid w:val="00211318"/>
    <w:rsid w:val="00213131"/>
    <w:rsid w:val="002149EB"/>
    <w:rsid w:val="00214C38"/>
    <w:rsid w:val="00214FB7"/>
    <w:rsid w:val="00215680"/>
    <w:rsid w:val="00216BAC"/>
    <w:rsid w:val="00217359"/>
    <w:rsid w:val="00220B42"/>
    <w:rsid w:val="00221A22"/>
    <w:rsid w:val="002224A1"/>
    <w:rsid w:val="00231474"/>
    <w:rsid w:val="002336A0"/>
    <w:rsid w:val="00233BB4"/>
    <w:rsid w:val="00233F96"/>
    <w:rsid w:val="00234A90"/>
    <w:rsid w:val="00234B86"/>
    <w:rsid w:val="00234DDA"/>
    <w:rsid w:val="002368EC"/>
    <w:rsid w:val="00240C9E"/>
    <w:rsid w:val="0024114C"/>
    <w:rsid w:val="00241C16"/>
    <w:rsid w:val="002434E4"/>
    <w:rsid w:val="00244129"/>
    <w:rsid w:val="0024527E"/>
    <w:rsid w:val="002462D2"/>
    <w:rsid w:val="00246A5B"/>
    <w:rsid w:val="0024790D"/>
    <w:rsid w:val="002504F5"/>
    <w:rsid w:val="002508A1"/>
    <w:rsid w:val="00250C43"/>
    <w:rsid w:val="00250F80"/>
    <w:rsid w:val="002518DF"/>
    <w:rsid w:val="00251CC2"/>
    <w:rsid w:val="00251F2D"/>
    <w:rsid w:val="002536F1"/>
    <w:rsid w:val="002547FF"/>
    <w:rsid w:val="00256035"/>
    <w:rsid w:val="002575C2"/>
    <w:rsid w:val="00260DBD"/>
    <w:rsid w:val="00262A02"/>
    <w:rsid w:val="00262B18"/>
    <w:rsid w:val="0026540B"/>
    <w:rsid w:val="002679C9"/>
    <w:rsid w:val="00270C69"/>
    <w:rsid w:val="00271637"/>
    <w:rsid w:val="002718A0"/>
    <w:rsid w:val="00271E8B"/>
    <w:rsid w:val="00272467"/>
    <w:rsid w:val="00272DFB"/>
    <w:rsid w:val="0027476B"/>
    <w:rsid w:val="00274A81"/>
    <w:rsid w:val="00275F79"/>
    <w:rsid w:val="00276D76"/>
    <w:rsid w:val="002776AE"/>
    <w:rsid w:val="00277D4F"/>
    <w:rsid w:val="00280BF4"/>
    <w:rsid w:val="00281F6C"/>
    <w:rsid w:val="00282DE9"/>
    <w:rsid w:val="0028376F"/>
    <w:rsid w:val="00283E3A"/>
    <w:rsid w:val="00284092"/>
    <w:rsid w:val="00285576"/>
    <w:rsid w:val="00286FB9"/>
    <w:rsid w:val="00287137"/>
    <w:rsid w:val="00287426"/>
    <w:rsid w:val="00290CC0"/>
    <w:rsid w:val="002915E6"/>
    <w:rsid w:val="00291D8F"/>
    <w:rsid w:val="002922B6"/>
    <w:rsid w:val="0029744F"/>
    <w:rsid w:val="002A3A3B"/>
    <w:rsid w:val="002A62D4"/>
    <w:rsid w:val="002A70AD"/>
    <w:rsid w:val="002B138F"/>
    <w:rsid w:val="002B2450"/>
    <w:rsid w:val="002B4FC6"/>
    <w:rsid w:val="002B5D2E"/>
    <w:rsid w:val="002C0022"/>
    <w:rsid w:val="002C332A"/>
    <w:rsid w:val="002C3D52"/>
    <w:rsid w:val="002C442A"/>
    <w:rsid w:val="002C631C"/>
    <w:rsid w:val="002C6669"/>
    <w:rsid w:val="002C759D"/>
    <w:rsid w:val="002C7865"/>
    <w:rsid w:val="002D202A"/>
    <w:rsid w:val="002D286C"/>
    <w:rsid w:val="002D3206"/>
    <w:rsid w:val="002D3739"/>
    <w:rsid w:val="002D3F4F"/>
    <w:rsid w:val="002D4D46"/>
    <w:rsid w:val="002D5771"/>
    <w:rsid w:val="002E0EFE"/>
    <w:rsid w:val="002E0F20"/>
    <w:rsid w:val="002E3EA4"/>
    <w:rsid w:val="002E400F"/>
    <w:rsid w:val="002E40F7"/>
    <w:rsid w:val="002E45E2"/>
    <w:rsid w:val="002E47B9"/>
    <w:rsid w:val="002E5518"/>
    <w:rsid w:val="002F00E4"/>
    <w:rsid w:val="002F09E7"/>
    <w:rsid w:val="002F2C57"/>
    <w:rsid w:val="002F3F8E"/>
    <w:rsid w:val="002F4E5E"/>
    <w:rsid w:val="002F5A29"/>
    <w:rsid w:val="002F5AAD"/>
    <w:rsid w:val="002F7D99"/>
    <w:rsid w:val="00300FBF"/>
    <w:rsid w:val="00302485"/>
    <w:rsid w:val="00302814"/>
    <w:rsid w:val="00302C58"/>
    <w:rsid w:val="003052D0"/>
    <w:rsid w:val="00305950"/>
    <w:rsid w:val="00306313"/>
    <w:rsid w:val="0030651F"/>
    <w:rsid w:val="00306EF2"/>
    <w:rsid w:val="00310268"/>
    <w:rsid w:val="00310EA8"/>
    <w:rsid w:val="003133CB"/>
    <w:rsid w:val="00314581"/>
    <w:rsid w:val="00320A88"/>
    <w:rsid w:val="0032343A"/>
    <w:rsid w:val="00323479"/>
    <w:rsid w:val="00325E0B"/>
    <w:rsid w:val="0032750D"/>
    <w:rsid w:val="0032770D"/>
    <w:rsid w:val="0032780A"/>
    <w:rsid w:val="0033150F"/>
    <w:rsid w:val="003318D2"/>
    <w:rsid w:val="00331DB5"/>
    <w:rsid w:val="00331E55"/>
    <w:rsid w:val="00334924"/>
    <w:rsid w:val="00335FFD"/>
    <w:rsid w:val="003361B7"/>
    <w:rsid w:val="00336CB9"/>
    <w:rsid w:val="0034023B"/>
    <w:rsid w:val="0034282C"/>
    <w:rsid w:val="00344549"/>
    <w:rsid w:val="00344C2F"/>
    <w:rsid w:val="00345BBD"/>
    <w:rsid w:val="00346A7B"/>
    <w:rsid w:val="00346A7C"/>
    <w:rsid w:val="00346C4E"/>
    <w:rsid w:val="00350443"/>
    <w:rsid w:val="0035158B"/>
    <w:rsid w:val="00351B56"/>
    <w:rsid w:val="0035269C"/>
    <w:rsid w:val="00352AE3"/>
    <w:rsid w:val="00353A7A"/>
    <w:rsid w:val="0035482E"/>
    <w:rsid w:val="0035491E"/>
    <w:rsid w:val="00355ED3"/>
    <w:rsid w:val="003565FD"/>
    <w:rsid w:val="003618B4"/>
    <w:rsid w:val="00362BD5"/>
    <w:rsid w:val="00363FCC"/>
    <w:rsid w:val="003667F9"/>
    <w:rsid w:val="00371409"/>
    <w:rsid w:val="00371BA4"/>
    <w:rsid w:val="0037297F"/>
    <w:rsid w:val="00372C92"/>
    <w:rsid w:val="00373957"/>
    <w:rsid w:val="00375CD3"/>
    <w:rsid w:val="00380037"/>
    <w:rsid w:val="003819CA"/>
    <w:rsid w:val="00382D34"/>
    <w:rsid w:val="00385374"/>
    <w:rsid w:val="00385525"/>
    <w:rsid w:val="00385E45"/>
    <w:rsid w:val="00386F17"/>
    <w:rsid w:val="003878BA"/>
    <w:rsid w:val="003903D7"/>
    <w:rsid w:val="00390F34"/>
    <w:rsid w:val="00391341"/>
    <w:rsid w:val="0039144D"/>
    <w:rsid w:val="00392DAD"/>
    <w:rsid w:val="00393515"/>
    <w:rsid w:val="00393919"/>
    <w:rsid w:val="00393CA8"/>
    <w:rsid w:val="003969B9"/>
    <w:rsid w:val="00397AC8"/>
    <w:rsid w:val="003A0715"/>
    <w:rsid w:val="003A07F8"/>
    <w:rsid w:val="003A0D2F"/>
    <w:rsid w:val="003A12B5"/>
    <w:rsid w:val="003A38D9"/>
    <w:rsid w:val="003A4226"/>
    <w:rsid w:val="003A4A3B"/>
    <w:rsid w:val="003A4A57"/>
    <w:rsid w:val="003A7CD0"/>
    <w:rsid w:val="003B1F5B"/>
    <w:rsid w:val="003B2BBE"/>
    <w:rsid w:val="003B4200"/>
    <w:rsid w:val="003B6436"/>
    <w:rsid w:val="003B6927"/>
    <w:rsid w:val="003B735E"/>
    <w:rsid w:val="003B74B3"/>
    <w:rsid w:val="003B7E2D"/>
    <w:rsid w:val="003C0410"/>
    <w:rsid w:val="003C2241"/>
    <w:rsid w:val="003C3A66"/>
    <w:rsid w:val="003C49FA"/>
    <w:rsid w:val="003C60E1"/>
    <w:rsid w:val="003D2419"/>
    <w:rsid w:val="003D466F"/>
    <w:rsid w:val="003E00C7"/>
    <w:rsid w:val="003E2A90"/>
    <w:rsid w:val="003E30F6"/>
    <w:rsid w:val="003E50E7"/>
    <w:rsid w:val="003E5503"/>
    <w:rsid w:val="003E5C99"/>
    <w:rsid w:val="003E6D9F"/>
    <w:rsid w:val="003E707C"/>
    <w:rsid w:val="003F017A"/>
    <w:rsid w:val="003F0922"/>
    <w:rsid w:val="003F10B9"/>
    <w:rsid w:val="003F1F40"/>
    <w:rsid w:val="003F207F"/>
    <w:rsid w:val="003F2C6B"/>
    <w:rsid w:val="003F2D67"/>
    <w:rsid w:val="003F3980"/>
    <w:rsid w:val="003F4F25"/>
    <w:rsid w:val="003F5D99"/>
    <w:rsid w:val="003F63EA"/>
    <w:rsid w:val="003F674D"/>
    <w:rsid w:val="003F6A4D"/>
    <w:rsid w:val="003F7045"/>
    <w:rsid w:val="003F7DB1"/>
    <w:rsid w:val="004001F7"/>
    <w:rsid w:val="00402E36"/>
    <w:rsid w:val="0040322D"/>
    <w:rsid w:val="004035DE"/>
    <w:rsid w:val="004064B7"/>
    <w:rsid w:val="004065E1"/>
    <w:rsid w:val="00407B18"/>
    <w:rsid w:val="004113F1"/>
    <w:rsid w:val="00411680"/>
    <w:rsid w:val="004117F6"/>
    <w:rsid w:val="0041188F"/>
    <w:rsid w:val="004129FC"/>
    <w:rsid w:val="0041350F"/>
    <w:rsid w:val="0041416D"/>
    <w:rsid w:val="00414A1E"/>
    <w:rsid w:val="00416434"/>
    <w:rsid w:val="00416C7E"/>
    <w:rsid w:val="00417804"/>
    <w:rsid w:val="004204C6"/>
    <w:rsid w:val="004204D3"/>
    <w:rsid w:val="004204F5"/>
    <w:rsid w:val="00421F30"/>
    <w:rsid w:val="004302E9"/>
    <w:rsid w:val="00431CB8"/>
    <w:rsid w:val="00434F1F"/>
    <w:rsid w:val="00435BED"/>
    <w:rsid w:val="00436004"/>
    <w:rsid w:val="00436B2C"/>
    <w:rsid w:val="00436DB6"/>
    <w:rsid w:val="00440469"/>
    <w:rsid w:val="004412E1"/>
    <w:rsid w:val="0044225E"/>
    <w:rsid w:val="00443679"/>
    <w:rsid w:val="00445039"/>
    <w:rsid w:val="00445091"/>
    <w:rsid w:val="0044648A"/>
    <w:rsid w:val="00451951"/>
    <w:rsid w:val="00451995"/>
    <w:rsid w:val="004522A0"/>
    <w:rsid w:val="004526E5"/>
    <w:rsid w:val="00452B56"/>
    <w:rsid w:val="00453950"/>
    <w:rsid w:val="00453EE0"/>
    <w:rsid w:val="00453F40"/>
    <w:rsid w:val="004544E5"/>
    <w:rsid w:val="0045595A"/>
    <w:rsid w:val="00455A1B"/>
    <w:rsid w:val="004570D5"/>
    <w:rsid w:val="00457956"/>
    <w:rsid w:val="00457DD3"/>
    <w:rsid w:val="004602E6"/>
    <w:rsid w:val="004619FA"/>
    <w:rsid w:val="004620A4"/>
    <w:rsid w:val="00463227"/>
    <w:rsid w:val="004637A0"/>
    <w:rsid w:val="00463896"/>
    <w:rsid w:val="0046471F"/>
    <w:rsid w:val="00464A7E"/>
    <w:rsid w:val="00465830"/>
    <w:rsid w:val="00465EEC"/>
    <w:rsid w:val="00466216"/>
    <w:rsid w:val="00467DE6"/>
    <w:rsid w:val="00470705"/>
    <w:rsid w:val="00470BE5"/>
    <w:rsid w:val="00471BDA"/>
    <w:rsid w:val="00480279"/>
    <w:rsid w:val="00481923"/>
    <w:rsid w:val="004833B4"/>
    <w:rsid w:val="00485A21"/>
    <w:rsid w:val="0048600A"/>
    <w:rsid w:val="004865FB"/>
    <w:rsid w:val="004868FE"/>
    <w:rsid w:val="004871A0"/>
    <w:rsid w:val="004876EC"/>
    <w:rsid w:val="004947C3"/>
    <w:rsid w:val="00495476"/>
    <w:rsid w:val="00495661"/>
    <w:rsid w:val="004A1CD6"/>
    <w:rsid w:val="004A24D5"/>
    <w:rsid w:val="004A252A"/>
    <w:rsid w:val="004A2FEE"/>
    <w:rsid w:val="004A4A42"/>
    <w:rsid w:val="004A6BC4"/>
    <w:rsid w:val="004B2003"/>
    <w:rsid w:val="004B40AB"/>
    <w:rsid w:val="004B461E"/>
    <w:rsid w:val="004B48DE"/>
    <w:rsid w:val="004B54F8"/>
    <w:rsid w:val="004C0D64"/>
    <w:rsid w:val="004C3D7D"/>
    <w:rsid w:val="004C4239"/>
    <w:rsid w:val="004C52F3"/>
    <w:rsid w:val="004C7BC8"/>
    <w:rsid w:val="004D062B"/>
    <w:rsid w:val="004D1797"/>
    <w:rsid w:val="004D2840"/>
    <w:rsid w:val="004D2AB0"/>
    <w:rsid w:val="004D3027"/>
    <w:rsid w:val="004D37C1"/>
    <w:rsid w:val="004D3BB4"/>
    <w:rsid w:val="004D45AE"/>
    <w:rsid w:val="004D505F"/>
    <w:rsid w:val="004D5FF7"/>
    <w:rsid w:val="004D623B"/>
    <w:rsid w:val="004D6EA4"/>
    <w:rsid w:val="004D7EFF"/>
    <w:rsid w:val="004E0281"/>
    <w:rsid w:val="004E1360"/>
    <w:rsid w:val="004E1370"/>
    <w:rsid w:val="004E280A"/>
    <w:rsid w:val="004E3605"/>
    <w:rsid w:val="004E36B2"/>
    <w:rsid w:val="004E3AC4"/>
    <w:rsid w:val="004E446A"/>
    <w:rsid w:val="004E589E"/>
    <w:rsid w:val="004E7069"/>
    <w:rsid w:val="004F0260"/>
    <w:rsid w:val="004F0B5B"/>
    <w:rsid w:val="004F0F23"/>
    <w:rsid w:val="004F2678"/>
    <w:rsid w:val="004F2CA3"/>
    <w:rsid w:val="004F366D"/>
    <w:rsid w:val="004F440C"/>
    <w:rsid w:val="004F4D8C"/>
    <w:rsid w:val="004F57B8"/>
    <w:rsid w:val="00500834"/>
    <w:rsid w:val="00500FC1"/>
    <w:rsid w:val="00503F37"/>
    <w:rsid w:val="005067B8"/>
    <w:rsid w:val="00506875"/>
    <w:rsid w:val="005108ED"/>
    <w:rsid w:val="0051140C"/>
    <w:rsid w:val="00511723"/>
    <w:rsid w:val="00511DAE"/>
    <w:rsid w:val="005127FB"/>
    <w:rsid w:val="00512B6E"/>
    <w:rsid w:val="00513603"/>
    <w:rsid w:val="005150EA"/>
    <w:rsid w:val="005165DF"/>
    <w:rsid w:val="005176E9"/>
    <w:rsid w:val="00520F50"/>
    <w:rsid w:val="005216A5"/>
    <w:rsid w:val="0052189B"/>
    <w:rsid w:val="00521BC7"/>
    <w:rsid w:val="00522007"/>
    <w:rsid w:val="00525153"/>
    <w:rsid w:val="00525220"/>
    <w:rsid w:val="00530650"/>
    <w:rsid w:val="005314D7"/>
    <w:rsid w:val="00531A17"/>
    <w:rsid w:val="005323B6"/>
    <w:rsid w:val="005325C8"/>
    <w:rsid w:val="005334B2"/>
    <w:rsid w:val="00535771"/>
    <w:rsid w:val="00537970"/>
    <w:rsid w:val="005400C2"/>
    <w:rsid w:val="00541253"/>
    <w:rsid w:val="0054188E"/>
    <w:rsid w:val="00544DED"/>
    <w:rsid w:val="00545792"/>
    <w:rsid w:val="0054593D"/>
    <w:rsid w:val="00545DEF"/>
    <w:rsid w:val="00546AE2"/>
    <w:rsid w:val="00547124"/>
    <w:rsid w:val="00547FA6"/>
    <w:rsid w:val="00551A02"/>
    <w:rsid w:val="00554A9A"/>
    <w:rsid w:val="005552C5"/>
    <w:rsid w:val="005557C3"/>
    <w:rsid w:val="0055783B"/>
    <w:rsid w:val="00560915"/>
    <w:rsid w:val="00562213"/>
    <w:rsid w:val="0056248E"/>
    <w:rsid w:val="00563196"/>
    <w:rsid w:val="005651F1"/>
    <w:rsid w:val="00565ADC"/>
    <w:rsid w:val="005701EB"/>
    <w:rsid w:val="005706CA"/>
    <w:rsid w:val="00571246"/>
    <w:rsid w:val="005713C5"/>
    <w:rsid w:val="00571405"/>
    <w:rsid w:val="005738C1"/>
    <w:rsid w:val="00575D17"/>
    <w:rsid w:val="00580758"/>
    <w:rsid w:val="00580CEB"/>
    <w:rsid w:val="005812D3"/>
    <w:rsid w:val="005824A7"/>
    <w:rsid w:val="005825E6"/>
    <w:rsid w:val="005851D2"/>
    <w:rsid w:val="00585335"/>
    <w:rsid w:val="00586C18"/>
    <w:rsid w:val="00587223"/>
    <w:rsid w:val="00587E89"/>
    <w:rsid w:val="00590BD8"/>
    <w:rsid w:val="00592973"/>
    <w:rsid w:val="00593122"/>
    <w:rsid w:val="00593312"/>
    <w:rsid w:val="00593613"/>
    <w:rsid w:val="00595935"/>
    <w:rsid w:val="00595D4D"/>
    <w:rsid w:val="005A031A"/>
    <w:rsid w:val="005A30D9"/>
    <w:rsid w:val="005A31DB"/>
    <w:rsid w:val="005A5248"/>
    <w:rsid w:val="005A7032"/>
    <w:rsid w:val="005B0FF9"/>
    <w:rsid w:val="005B148C"/>
    <w:rsid w:val="005B39DA"/>
    <w:rsid w:val="005B471B"/>
    <w:rsid w:val="005B5FED"/>
    <w:rsid w:val="005C1CAB"/>
    <w:rsid w:val="005C281C"/>
    <w:rsid w:val="005C2A4C"/>
    <w:rsid w:val="005C6524"/>
    <w:rsid w:val="005C7318"/>
    <w:rsid w:val="005D10E8"/>
    <w:rsid w:val="005D1DE8"/>
    <w:rsid w:val="005D21EA"/>
    <w:rsid w:val="005D2620"/>
    <w:rsid w:val="005D2CC7"/>
    <w:rsid w:val="005D3192"/>
    <w:rsid w:val="005D3303"/>
    <w:rsid w:val="005D6171"/>
    <w:rsid w:val="005E03DD"/>
    <w:rsid w:val="005E1F9F"/>
    <w:rsid w:val="005E2349"/>
    <w:rsid w:val="005E3AC4"/>
    <w:rsid w:val="005E4587"/>
    <w:rsid w:val="005F0942"/>
    <w:rsid w:val="005F095C"/>
    <w:rsid w:val="005F33A5"/>
    <w:rsid w:val="005F36D4"/>
    <w:rsid w:val="005F3CCB"/>
    <w:rsid w:val="005F448F"/>
    <w:rsid w:val="005F5936"/>
    <w:rsid w:val="005F5BE1"/>
    <w:rsid w:val="005F5FC7"/>
    <w:rsid w:val="005F6FB6"/>
    <w:rsid w:val="00602E09"/>
    <w:rsid w:val="00603E7C"/>
    <w:rsid w:val="00604AF6"/>
    <w:rsid w:val="00605136"/>
    <w:rsid w:val="00606D56"/>
    <w:rsid w:val="00613743"/>
    <w:rsid w:val="00613B88"/>
    <w:rsid w:val="00614108"/>
    <w:rsid w:val="0061518D"/>
    <w:rsid w:val="00615C99"/>
    <w:rsid w:val="00617193"/>
    <w:rsid w:val="00621A24"/>
    <w:rsid w:val="00621E16"/>
    <w:rsid w:val="00622DE6"/>
    <w:rsid w:val="00630CF2"/>
    <w:rsid w:val="006317C3"/>
    <w:rsid w:val="00634CEC"/>
    <w:rsid w:val="00635278"/>
    <w:rsid w:val="006357B4"/>
    <w:rsid w:val="00635EEC"/>
    <w:rsid w:val="00640297"/>
    <w:rsid w:val="00640D56"/>
    <w:rsid w:val="00643F3A"/>
    <w:rsid w:val="00644AEA"/>
    <w:rsid w:val="006457FA"/>
    <w:rsid w:val="00646519"/>
    <w:rsid w:val="006502C3"/>
    <w:rsid w:val="0065051B"/>
    <w:rsid w:val="00650AFE"/>
    <w:rsid w:val="006546A2"/>
    <w:rsid w:val="006549FF"/>
    <w:rsid w:val="00654D38"/>
    <w:rsid w:val="006561F9"/>
    <w:rsid w:val="00656D5E"/>
    <w:rsid w:val="0065703F"/>
    <w:rsid w:val="0065786C"/>
    <w:rsid w:val="0066084B"/>
    <w:rsid w:val="00663217"/>
    <w:rsid w:val="00665212"/>
    <w:rsid w:val="0066533D"/>
    <w:rsid w:val="0066670A"/>
    <w:rsid w:val="00667236"/>
    <w:rsid w:val="006672D5"/>
    <w:rsid w:val="00667AA2"/>
    <w:rsid w:val="006737B0"/>
    <w:rsid w:val="006739B6"/>
    <w:rsid w:val="00673ABC"/>
    <w:rsid w:val="00676171"/>
    <w:rsid w:val="006769AD"/>
    <w:rsid w:val="00676ED0"/>
    <w:rsid w:val="006806A3"/>
    <w:rsid w:val="006808B4"/>
    <w:rsid w:val="0068251B"/>
    <w:rsid w:val="00686F28"/>
    <w:rsid w:val="006872F1"/>
    <w:rsid w:val="00691011"/>
    <w:rsid w:val="00692EF5"/>
    <w:rsid w:val="00693020"/>
    <w:rsid w:val="00693813"/>
    <w:rsid w:val="00693E44"/>
    <w:rsid w:val="00695CAA"/>
    <w:rsid w:val="0069618B"/>
    <w:rsid w:val="00697084"/>
    <w:rsid w:val="006971A5"/>
    <w:rsid w:val="00697929"/>
    <w:rsid w:val="006A216F"/>
    <w:rsid w:val="006A289E"/>
    <w:rsid w:val="006A294A"/>
    <w:rsid w:val="006A322C"/>
    <w:rsid w:val="006A4548"/>
    <w:rsid w:val="006B02FA"/>
    <w:rsid w:val="006B03FD"/>
    <w:rsid w:val="006B0B81"/>
    <w:rsid w:val="006B19BB"/>
    <w:rsid w:val="006B319F"/>
    <w:rsid w:val="006B4B68"/>
    <w:rsid w:val="006B4D57"/>
    <w:rsid w:val="006B55D7"/>
    <w:rsid w:val="006B625C"/>
    <w:rsid w:val="006B6BEA"/>
    <w:rsid w:val="006B72B7"/>
    <w:rsid w:val="006C70E1"/>
    <w:rsid w:val="006C7839"/>
    <w:rsid w:val="006C7BF4"/>
    <w:rsid w:val="006D1467"/>
    <w:rsid w:val="006D26FA"/>
    <w:rsid w:val="006D2E18"/>
    <w:rsid w:val="006D45F0"/>
    <w:rsid w:val="006D4CD8"/>
    <w:rsid w:val="006D5633"/>
    <w:rsid w:val="006D565D"/>
    <w:rsid w:val="006D6747"/>
    <w:rsid w:val="006D766F"/>
    <w:rsid w:val="006E03DF"/>
    <w:rsid w:val="006E0B93"/>
    <w:rsid w:val="006E30F0"/>
    <w:rsid w:val="006E3B93"/>
    <w:rsid w:val="006E3BCA"/>
    <w:rsid w:val="006E4F54"/>
    <w:rsid w:val="006E56BC"/>
    <w:rsid w:val="006E5D88"/>
    <w:rsid w:val="006E5F18"/>
    <w:rsid w:val="006E67CE"/>
    <w:rsid w:val="006F0DB7"/>
    <w:rsid w:val="006F0E17"/>
    <w:rsid w:val="006F4372"/>
    <w:rsid w:val="006F4611"/>
    <w:rsid w:val="006F557A"/>
    <w:rsid w:val="006F5612"/>
    <w:rsid w:val="006F667C"/>
    <w:rsid w:val="006F6933"/>
    <w:rsid w:val="006F7D0F"/>
    <w:rsid w:val="006F7EE6"/>
    <w:rsid w:val="00701D2E"/>
    <w:rsid w:val="00702782"/>
    <w:rsid w:val="00702E72"/>
    <w:rsid w:val="007049F4"/>
    <w:rsid w:val="007053BA"/>
    <w:rsid w:val="0070657F"/>
    <w:rsid w:val="00711E2C"/>
    <w:rsid w:val="00712262"/>
    <w:rsid w:val="00713D68"/>
    <w:rsid w:val="00713DF2"/>
    <w:rsid w:val="007148FE"/>
    <w:rsid w:val="007150CA"/>
    <w:rsid w:val="00715EA5"/>
    <w:rsid w:val="007166DD"/>
    <w:rsid w:val="0071741D"/>
    <w:rsid w:val="00720BDA"/>
    <w:rsid w:val="007228E4"/>
    <w:rsid w:val="0072364E"/>
    <w:rsid w:val="00725C5A"/>
    <w:rsid w:val="0072600F"/>
    <w:rsid w:val="00732181"/>
    <w:rsid w:val="00732E9F"/>
    <w:rsid w:val="00734CA1"/>
    <w:rsid w:val="0073587A"/>
    <w:rsid w:val="00736753"/>
    <w:rsid w:val="00736A90"/>
    <w:rsid w:val="0074071B"/>
    <w:rsid w:val="00740B3A"/>
    <w:rsid w:val="00741927"/>
    <w:rsid w:val="00742206"/>
    <w:rsid w:val="0074225B"/>
    <w:rsid w:val="00742310"/>
    <w:rsid w:val="0074282B"/>
    <w:rsid w:val="00742EE9"/>
    <w:rsid w:val="007435E4"/>
    <w:rsid w:val="00743DC1"/>
    <w:rsid w:val="00744043"/>
    <w:rsid w:val="00744253"/>
    <w:rsid w:val="00744BA9"/>
    <w:rsid w:val="0074774C"/>
    <w:rsid w:val="00752B1A"/>
    <w:rsid w:val="0075314D"/>
    <w:rsid w:val="00753D28"/>
    <w:rsid w:val="00754013"/>
    <w:rsid w:val="0075539A"/>
    <w:rsid w:val="00755905"/>
    <w:rsid w:val="00755E6B"/>
    <w:rsid w:val="00756A4E"/>
    <w:rsid w:val="00756F03"/>
    <w:rsid w:val="00757AEA"/>
    <w:rsid w:val="00760D3A"/>
    <w:rsid w:val="00761D49"/>
    <w:rsid w:val="0076460B"/>
    <w:rsid w:val="0076481B"/>
    <w:rsid w:val="00765C20"/>
    <w:rsid w:val="00765C99"/>
    <w:rsid w:val="00765E0E"/>
    <w:rsid w:val="00766900"/>
    <w:rsid w:val="00766D8F"/>
    <w:rsid w:val="00770FDB"/>
    <w:rsid w:val="0077141E"/>
    <w:rsid w:val="007722AC"/>
    <w:rsid w:val="00772D0D"/>
    <w:rsid w:val="007741F9"/>
    <w:rsid w:val="00775072"/>
    <w:rsid w:val="0077560E"/>
    <w:rsid w:val="00775C2A"/>
    <w:rsid w:val="00777A9F"/>
    <w:rsid w:val="00783DBF"/>
    <w:rsid w:val="00787998"/>
    <w:rsid w:val="00790359"/>
    <w:rsid w:val="00790F8F"/>
    <w:rsid w:val="007910DA"/>
    <w:rsid w:val="00792311"/>
    <w:rsid w:val="00792438"/>
    <w:rsid w:val="007925D0"/>
    <w:rsid w:val="007929D2"/>
    <w:rsid w:val="007943B3"/>
    <w:rsid w:val="007953DA"/>
    <w:rsid w:val="00795402"/>
    <w:rsid w:val="007968E1"/>
    <w:rsid w:val="00796B29"/>
    <w:rsid w:val="007971ED"/>
    <w:rsid w:val="0079764E"/>
    <w:rsid w:val="007A07BE"/>
    <w:rsid w:val="007A2571"/>
    <w:rsid w:val="007A2B2D"/>
    <w:rsid w:val="007A2E8C"/>
    <w:rsid w:val="007A30D2"/>
    <w:rsid w:val="007A3E0D"/>
    <w:rsid w:val="007A6BB1"/>
    <w:rsid w:val="007B01BB"/>
    <w:rsid w:val="007B04B9"/>
    <w:rsid w:val="007B2611"/>
    <w:rsid w:val="007B26E0"/>
    <w:rsid w:val="007B2715"/>
    <w:rsid w:val="007B2D32"/>
    <w:rsid w:val="007B4FFF"/>
    <w:rsid w:val="007B5197"/>
    <w:rsid w:val="007B5390"/>
    <w:rsid w:val="007B5961"/>
    <w:rsid w:val="007B5A01"/>
    <w:rsid w:val="007B5A6A"/>
    <w:rsid w:val="007C078C"/>
    <w:rsid w:val="007C33FA"/>
    <w:rsid w:val="007C3AF8"/>
    <w:rsid w:val="007C4FE7"/>
    <w:rsid w:val="007C5764"/>
    <w:rsid w:val="007C5C73"/>
    <w:rsid w:val="007C63AA"/>
    <w:rsid w:val="007D1770"/>
    <w:rsid w:val="007D56AC"/>
    <w:rsid w:val="007D65E4"/>
    <w:rsid w:val="007D6756"/>
    <w:rsid w:val="007D7495"/>
    <w:rsid w:val="007D7FB6"/>
    <w:rsid w:val="007E477A"/>
    <w:rsid w:val="007E4904"/>
    <w:rsid w:val="007E72C4"/>
    <w:rsid w:val="007E7ECA"/>
    <w:rsid w:val="007F03FC"/>
    <w:rsid w:val="007F04D4"/>
    <w:rsid w:val="007F19C6"/>
    <w:rsid w:val="007F3503"/>
    <w:rsid w:val="007F35AC"/>
    <w:rsid w:val="007F38B9"/>
    <w:rsid w:val="007F3EDA"/>
    <w:rsid w:val="007F4D69"/>
    <w:rsid w:val="007F4DD2"/>
    <w:rsid w:val="007F4FD9"/>
    <w:rsid w:val="007F5F59"/>
    <w:rsid w:val="007F6EA7"/>
    <w:rsid w:val="00801CCF"/>
    <w:rsid w:val="00801FA9"/>
    <w:rsid w:val="0080430B"/>
    <w:rsid w:val="00804D9B"/>
    <w:rsid w:val="008052D6"/>
    <w:rsid w:val="00805498"/>
    <w:rsid w:val="00805759"/>
    <w:rsid w:val="008068F2"/>
    <w:rsid w:val="008103A8"/>
    <w:rsid w:val="0081239E"/>
    <w:rsid w:val="008138E4"/>
    <w:rsid w:val="0081440B"/>
    <w:rsid w:val="0081472D"/>
    <w:rsid w:val="00816B37"/>
    <w:rsid w:val="00817ED2"/>
    <w:rsid w:val="0082013B"/>
    <w:rsid w:val="00821378"/>
    <w:rsid w:val="008214E2"/>
    <w:rsid w:val="00822A1E"/>
    <w:rsid w:val="00822E71"/>
    <w:rsid w:val="0082305D"/>
    <w:rsid w:val="00823741"/>
    <w:rsid w:val="0082392E"/>
    <w:rsid w:val="008240BA"/>
    <w:rsid w:val="008244DB"/>
    <w:rsid w:val="00825F00"/>
    <w:rsid w:val="00827A2B"/>
    <w:rsid w:val="00831EF3"/>
    <w:rsid w:val="00834694"/>
    <w:rsid w:val="0083542F"/>
    <w:rsid w:val="00835767"/>
    <w:rsid w:val="00835F10"/>
    <w:rsid w:val="0083689C"/>
    <w:rsid w:val="00836BE6"/>
    <w:rsid w:val="00840886"/>
    <w:rsid w:val="0084089C"/>
    <w:rsid w:val="00841740"/>
    <w:rsid w:val="00841FCF"/>
    <w:rsid w:val="00842452"/>
    <w:rsid w:val="008425B4"/>
    <w:rsid w:val="008432A5"/>
    <w:rsid w:val="008439A9"/>
    <w:rsid w:val="00843F8D"/>
    <w:rsid w:val="00845E0F"/>
    <w:rsid w:val="00846243"/>
    <w:rsid w:val="00846C00"/>
    <w:rsid w:val="00847FA1"/>
    <w:rsid w:val="00851184"/>
    <w:rsid w:val="0085135D"/>
    <w:rsid w:val="00852193"/>
    <w:rsid w:val="0085484F"/>
    <w:rsid w:val="008572EF"/>
    <w:rsid w:val="0085737A"/>
    <w:rsid w:val="008575DD"/>
    <w:rsid w:val="008601F3"/>
    <w:rsid w:val="00860E9D"/>
    <w:rsid w:val="00861FAD"/>
    <w:rsid w:val="00863EDC"/>
    <w:rsid w:val="0086401A"/>
    <w:rsid w:val="00865495"/>
    <w:rsid w:val="00866238"/>
    <w:rsid w:val="0086748C"/>
    <w:rsid w:val="00867827"/>
    <w:rsid w:val="00870DB6"/>
    <w:rsid w:val="00871D2F"/>
    <w:rsid w:val="00872893"/>
    <w:rsid w:val="0087332A"/>
    <w:rsid w:val="008757AE"/>
    <w:rsid w:val="00875902"/>
    <w:rsid w:val="00876195"/>
    <w:rsid w:val="00877AAA"/>
    <w:rsid w:val="0088058B"/>
    <w:rsid w:val="00880AD4"/>
    <w:rsid w:val="008810A4"/>
    <w:rsid w:val="0088458C"/>
    <w:rsid w:val="00886D4E"/>
    <w:rsid w:val="00890C9A"/>
    <w:rsid w:val="00893391"/>
    <w:rsid w:val="008A1C5A"/>
    <w:rsid w:val="008A27B3"/>
    <w:rsid w:val="008A292B"/>
    <w:rsid w:val="008A362B"/>
    <w:rsid w:val="008A4B00"/>
    <w:rsid w:val="008A5986"/>
    <w:rsid w:val="008A70EE"/>
    <w:rsid w:val="008A7ED7"/>
    <w:rsid w:val="008B055E"/>
    <w:rsid w:val="008B0881"/>
    <w:rsid w:val="008B250E"/>
    <w:rsid w:val="008B3574"/>
    <w:rsid w:val="008B36B5"/>
    <w:rsid w:val="008B3FA4"/>
    <w:rsid w:val="008B450D"/>
    <w:rsid w:val="008B515D"/>
    <w:rsid w:val="008B5365"/>
    <w:rsid w:val="008B60A6"/>
    <w:rsid w:val="008B635E"/>
    <w:rsid w:val="008C126D"/>
    <w:rsid w:val="008C1625"/>
    <w:rsid w:val="008C21E9"/>
    <w:rsid w:val="008C33AB"/>
    <w:rsid w:val="008C4036"/>
    <w:rsid w:val="008C5CF9"/>
    <w:rsid w:val="008C7209"/>
    <w:rsid w:val="008D1A6D"/>
    <w:rsid w:val="008D24CC"/>
    <w:rsid w:val="008D36FC"/>
    <w:rsid w:val="008D37FB"/>
    <w:rsid w:val="008D38E1"/>
    <w:rsid w:val="008D3C6A"/>
    <w:rsid w:val="008D6570"/>
    <w:rsid w:val="008D74E2"/>
    <w:rsid w:val="008E0143"/>
    <w:rsid w:val="008E363C"/>
    <w:rsid w:val="008E5BE2"/>
    <w:rsid w:val="008E69F3"/>
    <w:rsid w:val="008E6AB3"/>
    <w:rsid w:val="008E740A"/>
    <w:rsid w:val="008F07A6"/>
    <w:rsid w:val="008F08D4"/>
    <w:rsid w:val="008F1728"/>
    <w:rsid w:val="008F2DB5"/>
    <w:rsid w:val="008F5B04"/>
    <w:rsid w:val="009002E6"/>
    <w:rsid w:val="009016DF"/>
    <w:rsid w:val="00903085"/>
    <w:rsid w:val="00903398"/>
    <w:rsid w:val="00904761"/>
    <w:rsid w:val="00905E14"/>
    <w:rsid w:val="009119C6"/>
    <w:rsid w:val="009125C7"/>
    <w:rsid w:val="0091444B"/>
    <w:rsid w:val="00915E51"/>
    <w:rsid w:val="00916BB5"/>
    <w:rsid w:val="00916F0A"/>
    <w:rsid w:val="00917D34"/>
    <w:rsid w:val="00917F0A"/>
    <w:rsid w:val="0092279B"/>
    <w:rsid w:val="0092347E"/>
    <w:rsid w:val="00923602"/>
    <w:rsid w:val="009252C9"/>
    <w:rsid w:val="009252F9"/>
    <w:rsid w:val="009253AE"/>
    <w:rsid w:val="00925C78"/>
    <w:rsid w:val="00925D00"/>
    <w:rsid w:val="00926F16"/>
    <w:rsid w:val="0092743F"/>
    <w:rsid w:val="00927FB5"/>
    <w:rsid w:val="0093163C"/>
    <w:rsid w:val="009322C0"/>
    <w:rsid w:val="00932D04"/>
    <w:rsid w:val="00932DA9"/>
    <w:rsid w:val="0093591C"/>
    <w:rsid w:val="00935B6A"/>
    <w:rsid w:val="00936695"/>
    <w:rsid w:val="009400C1"/>
    <w:rsid w:val="00940F91"/>
    <w:rsid w:val="00941C17"/>
    <w:rsid w:val="00943735"/>
    <w:rsid w:val="009437F1"/>
    <w:rsid w:val="00944778"/>
    <w:rsid w:val="00944C88"/>
    <w:rsid w:val="00944F21"/>
    <w:rsid w:val="00947CC7"/>
    <w:rsid w:val="00952C55"/>
    <w:rsid w:val="00953399"/>
    <w:rsid w:val="00953D31"/>
    <w:rsid w:val="009542CA"/>
    <w:rsid w:val="00955201"/>
    <w:rsid w:val="00955C32"/>
    <w:rsid w:val="0095603E"/>
    <w:rsid w:val="00956E22"/>
    <w:rsid w:val="0096233D"/>
    <w:rsid w:val="0096485D"/>
    <w:rsid w:val="00966A6C"/>
    <w:rsid w:val="00967271"/>
    <w:rsid w:val="00971FEB"/>
    <w:rsid w:val="00972613"/>
    <w:rsid w:val="009728CF"/>
    <w:rsid w:val="00976825"/>
    <w:rsid w:val="00977305"/>
    <w:rsid w:val="0098067C"/>
    <w:rsid w:val="0098113F"/>
    <w:rsid w:val="00982124"/>
    <w:rsid w:val="00983085"/>
    <w:rsid w:val="009835DD"/>
    <w:rsid w:val="00983674"/>
    <w:rsid w:val="00984A11"/>
    <w:rsid w:val="00984C27"/>
    <w:rsid w:val="00985461"/>
    <w:rsid w:val="00987B29"/>
    <w:rsid w:val="00987F28"/>
    <w:rsid w:val="00991068"/>
    <w:rsid w:val="00991785"/>
    <w:rsid w:val="009934E5"/>
    <w:rsid w:val="00994B16"/>
    <w:rsid w:val="00995095"/>
    <w:rsid w:val="00996B02"/>
    <w:rsid w:val="0099714F"/>
    <w:rsid w:val="009971DF"/>
    <w:rsid w:val="00997395"/>
    <w:rsid w:val="009973DB"/>
    <w:rsid w:val="009A1B0F"/>
    <w:rsid w:val="009A1F7A"/>
    <w:rsid w:val="009A2240"/>
    <w:rsid w:val="009A2736"/>
    <w:rsid w:val="009A456E"/>
    <w:rsid w:val="009A45E2"/>
    <w:rsid w:val="009A6969"/>
    <w:rsid w:val="009B0F9B"/>
    <w:rsid w:val="009B364B"/>
    <w:rsid w:val="009B406D"/>
    <w:rsid w:val="009B6434"/>
    <w:rsid w:val="009B78D5"/>
    <w:rsid w:val="009C19F5"/>
    <w:rsid w:val="009C2E80"/>
    <w:rsid w:val="009C3B12"/>
    <w:rsid w:val="009C43BF"/>
    <w:rsid w:val="009C6683"/>
    <w:rsid w:val="009C6D30"/>
    <w:rsid w:val="009C79BC"/>
    <w:rsid w:val="009D392C"/>
    <w:rsid w:val="009D4932"/>
    <w:rsid w:val="009D4964"/>
    <w:rsid w:val="009D65EC"/>
    <w:rsid w:val="009D670E"/>
    <w:rsid w:val="009E0171"/>
    <w:rsid w:val="009E4971"/>
    <w:rsid w:val="009E525B"/>
    <w:rsid w:val="009E52CC"/>
    <w:rsid w:val="009E6AA1"/>
    <w:rsid w:val="009F0022"/>
    <w:rsid w:val="009F34B3"/>
    <w:rsid w:val="009F35B4"/>
    <w:rsid w:val="009F3EFF"/>
    <w:rsid w:val="009F3F92"/>
    <w:rsid w:val="009F60E4"/>
    <w:rsid w:val="009F6131"/>
    <w:rsid w:val="009F6740"/>
    <w:rsid w:val="009F6A10"/>
    <w:rsid w:val="009F7061"/>
    <w:rsid w:val="00A00C4C"/>
    <w:rsid w:val="00A0114C"/>
    <w:rsid w:val="00A0199D"/>
    <w:rsid w:val="00A01FC9"/>
    <w:rsid w:val="00A0220E"/>
    <w:rsid w:val="00A03E72"/>
    <w:rsid w:val="00A04771"/>
    <w:rsid w:val="00A053B6"/>
    <w:rsid w:val="00A05A40"/>
    <w:rsid w:val="00A076C9"/>
    <w:rsid w:val="00A20270"/>
    <w:rsid w:val="00A20487"/>
    <w:rsid w:val="00A20BCE"/>
    <w:rsid w:val="00A2132C"/>
    <w:rsid w:val="00A22406"/>
    <w:rsid w:val="00A2260C"/>
    <w:rsid w:val="00A22B22"/>
    <w:rsid w:val="00A236F0"/>
    <w:rsid w:val="00A23B7E"/>
    <w:rsid w:val="00A2476D"/>
    <w:rsid w:val="00A24D73"/>
    <w:rsid w:val="00A2524D"/>
    <w:rsid w:val="00A271D4"/>
    <w:rsid w:val="00A30AA6"/>
    <w:rsid w:val="00A30CBC"/>
    <w:rsid w:val="00A30FB1"/>
    <w:rsid w:val="00A33F7E"/>
    <w:rsid w:val="00A35033"/>
    <w:rsid w:val="00A40F5E"/>
    <w:rsid w:val="00A451E6"/>
    <w:rsid w:val="00A46D77"/>
    <w:rsid w:val="00A50B57"/>
    <w:rsid w:val="00A529C9"/>
    <w:rsid w:val="00A52C7C"/>
    <w:rsid w:val="00A53ABD"/>
    <w:rsid w:val="00A53DA2"/>
    <w:rsid w:val="00A562EA"/>
    <w:rsid w:val="00A601B5"/>
    <w:rsid w:val="00A63057"/>
    <w:rsid w:val="00A639A7"/>
    <w:rsid w:val="00A63CBF"/>
    <w:rsid w:val="00A63E2F"/>
    <w:rsid w:val="00A659AC"/>
    <w:rsid w:val="00A666D1"/>
    <w:rsid w:val="00A67652"/>
    <w:rsid w:val="00A700DE"/>
    <w:rsid w:val="00A710D4"/>
    <w:rsid w:val="00A7244E"/>
    <w:rsid w:val="00A72B68"/>
    <w:rsid w:val="00A730BF"/>
    <w:rsid w:val="00A753AB"/>
    <w:rsid w:val="00A76ECC"/>
    <w:rsid w:val="00A7718F"/>
    <w:rsid w:val="00A77AB4"/>
    <w:rsid w:val="00A77F72"/>
    <w:rsid w:val="00A83115"/>
    <w:rsid w:val="00A831A0"/>
    <w:rsid w:val="00A83F49"/>
    <w:rsid w:val="00A85B28"/>
    <w:rsid w:val="00A878E7"/>
    <w:rsid w:val="00A87D85"/>
    <w:rsid w:val="00A9038A"/>
    <w:rsid w:val="00A91BAC"/>
    <w:rsid w:val="00A91DAA"/>
    <w:rsid w:val="00A922F6"/>
    <w:rsid w:val="00A95640"/>
    <w:rsid w:val="00A95AFD"/>
    <w:rsid w:val="00A967F8"/>
    <w:rsid w:val="00A96F01"/>
    <w:rsid w:val="00A9703C"/>
    <w:rsid w:val="00A974F2"/>
    <w:rsid w:val="00AA0297"/>
    <w:rsid w:val="00AA04FA"/>
    <w:rsid w:val="00AA1268"/>
    <w:rsid w:val="00AA223D"/>
    <w:rsid w:val="00AA25CE"/>
    <w:rsid w:val="00AA59DD"/>
    <w:rsid w:val="00AA5B20"/>
    <w:rsid w:val="00AA652C"/>
    <w:rsid w:val="00AB0092"/>
    <w:rsid w:val="00AB07F5"/>
    <w:rsid w:val="00AB0AE5"/>
    <w:rsid w:val="00AB3AC5"/>
    <w:rsid w:val="00AB634A"/>
    <w:rsid w:val="00AB7FCF"/>
    <w:rsid w:val="00AC02DA"/>
    <w:rsid w:val="00AC18A2"/>
    <w:rsid w:val="00AC1DC8"/>
    <w:rsid w:val="00AC227C"/>
    <w:rsid w:val="00AC263D"/>
    <w:rsid w:val="00AC28CE"/>
    <w:rsid w:val="00AC2B09"/>
    <w:rsid w:val="00AC2C22"/>
    <w:rsid w:val="00AC36A3"/>
    <w:rsid w:val="00AC43B6"/>
    <w:rsid w:val="00AC535F"/>
    <w:rsid w:val="00AC6D37"/>
    <w:rsid w:val="00AC763B"/>
    <w:rsid w:val="00AD1549"/>
    <w:rsid w:val="00AD1E3E"/>
    <w:rsid w:val="00AD3BE1"/>
    <w:rsid w:val="00AD41C1"/>
    <w:rsid w:val="00AE0983"/>
    <w:rsid w:val="00AE5D9F"/>
    <w:rsid w:val="00AE6727"/>
    <w:rsid w:val="00AE674E"/>
    <w:rsid w:val="00AE6958"/>
    <w:rsid w:val="00AF03D5"/>
    <w:rsid w:val="00AF0C56"/>
    <w:rsid w:val="00AF13F0"/>
    <w:rsid w:val="00AF242E"/>
    <w:rsid w:val="00AF43A1"/>
    <w:rsid w:val="00AF4E3E"/>
    <w:rsid w:val="00AF50C5"/>
    <w:rsid w:val="00AF53B5"/>
    <w:rsid w:val="00AF7D4D"/>
    <w:rsid w:val="00B01CCF"/>
    <w:rsid w:val="00B01D63"/>
    <w:rsid w:val="00B0281C"/>
    <w:rsid w:val="00B04A16"/>
    <w:rsid w:val="00B05755"/>
    <w:rsid w:val="00B05C3B"/>
    <w:rsid w:val="00B05F69"/>
    <w:rsid w:val="00B064ED"/>
    <w:rsid w:val="00B10343"/>
    <w:rsid w:val="00B10369"/>
    <w:rsid w:val="00B1098B"/>
    <w:rsid w:val="00B11A7E"/>
    <w:rsid w:val="00B12940"/>
    <w:rsid w:val="00B147DF"/>
    <w:rsid w:val="00B14CC0"/>
    <w:rsid w:val="00B160F0"/>
    <w:rsid w:val="00B1621C"/>
    <w:rsid w:val="00B1665C"/>
    <w:rsid w:val="00B16E68"/>
    <w:rsid w:val="00B171D1"/>
    <w:rsid w:val="00B17C22"/>
    <w:rsid w:val="00B20BA3"/>
    <w:rsid w:val="00B225D3"/>
    <w:rsid w:val="00B23A74"/>
    <w:rsid w:val="00B25FED"/>
    <w:rsid w:val="00B26DEB"/>
    <w:rsid w:val="00B316E9"/>
    <w:rsid w:val="00B32DCE"/>
    <w:rsid w:val="00B3309B"/>
    <w:rsid w:val="00B357CD"/>
    <w:rsid w:val="00B400BA"/>
    <w:rsid w:val="00B4177D"/>
    <w:rsid w:val="00B42B21"/>
    <w:rsid w:val="00B43111"/>
    <w:rsid w:val="00B4429B"/>
    <w:rsid w:val="00B45987"/>
    <w:rsid w:val="00B45E8D"/>
    <w:rsid w:val="00B46336"/>
    <w:rsid w:val="00B468C9"/>
    <w:rsid w:val="00B4784F"/>
    <w:rsid w:val="00B500B8"/>
    <w:rsid w:val="00B51F70"/>
    <w:rsid w:val="00B56658"/>
    <w:rsid w:val="00B566A8"/>
    <w:rsid w:val="00B56C2B"/>
    <w:rsid w:val="00B56E82"/>
    <w:rsid w:val="00B6047E"/>
    <w:rsid w:val="00B60A3C"/>
    <w:rsid w:val="00B61336"/>
    <w:rsid w:val="00B62BB1"/>
    <w:rsid w:val="00B6565A"/>
    <w:rsid w:val="00B65AAB"/>
    <w:rsid w:val="00B66AA9"/>
    <w:rsid w:val="00B704CA"/>
    <w:rsid w:val="00B70B05"/>
    <w:rsid w:val="00B7112F"/>
    <w:rsid w:val="00B718BD"/>
    <w:rsid w:val="00B73A1B"/>
    <w:rsid w:val="00B73E74"/>
    <w:rsid w:val="00B745F5"/>
    <w:rsid w:val="00B74A0F"/>
    <w:rsid w:val="00B74E01"/>
    <w:rsid w:val="00B7509B"/>
    <w:rsid w:val="00B75839"/>
    <w:rsid w:val="00B761BB"/>
    <w:rsid w:val="00B76EFD"/>
    <w:rsid w:val="00B816CE"/>
    <w:rsid w:val="00B819AB"/>
    <w:rsid w:val="00B82941"/>
    <w:rsid w:val="00B8485B"/>
    <w:rsid w:val="00B85B17"/>
    <w:rsid w:val="00B87999"/>
    <w:rsid w:val="00B90107"/>
    <w:rsid w:val="00B90D71"/>
    <w:rsid w:val="00B91C80"/>
    <w:rsid w:val="00B93AE5"/>
    <w:rsid w:val="00B93CC2"/>
    <w:rsid w:val="00B94552"/>
    <w:rsid w:val="00B961D3"/>
    <w:rsid w:val="00B97381"/>
    <w:rsid w:val="00B97468"/>
    <w:rsid w:val="00BA084E"/>
    <w:rsid w:val="00BA08A1"/>
    <w:rsid w:val="00BA091E"/>
    <w:rsid w:val="00BA09E9"/>
    <w:rsid w:val="00BA0BD5"/>
    <w:rsid w:val="00BA15A3"/>
    <w:rsid w:val="00BA231C"/>
    <w:rsid w:val="00BA24E0"/>
    <w:rsid w:val="00BA2621"/>
    <w:rsid w:val="00BA2AA3"/>
    <w:rsid w:val="00BA4982"/>
    <w:rsid w:val="00BA56DB"/>
    <w:rsid w:val="00BA647F"/>
    <w:rsid w:val="00BA6898"/>
    <w:rsid w:val="00BB2142"/>
    <w:rsid w:val="00BB4A3B"/>
    <w:rsid w:val="00BB544F"/>
    <w:rsid w:val="00BB5708"/>
    <w:rsid w:val="00BB614C"/>
    <w:rsid w:val="00BB6392"/>
    <w:rsid w:val="00BB7A0C"/>
    <w:rsid w:val="00BC12C1"/>
    <w:rsid w:val="00BC1BF7"/>
    <w:rsid w:val="00BC258F"/>
    <w:rsid w:val="00BC3B25"/>
    <w:rsid w:val="00BC52B7"/>
    <w:rsid w:val="00BC7DA5"/>
    <w:rsid w:val="00BD063A"/>
    <w:rsid w:val="00BD0D24"/>
    <w:rsid w:val="00BD19C4"/>
    <w:rsid w:val="00BD2D6D"/>
    <w:rsid w:val="00BD325D"/>
    <w:rsid w:val="00BD39CF"/>
    <w:rsid w:val="00BD4AC3"/>
    <w:rsid w:val="00BD4FA1"/>
    <w:rsid w:val="00BD57D2"/>
    <w:rsid w:val="00BD79AB"/>
    <w:rsid w:val="00BE0F03"/>
    <w:rsid w:val="00BE1B1C"/>
    <w:rsid w:val="00BE3185"/>
    <w:rsid w:val="00BE41D2"/>
    <w:rsid w:val="00BE5F61"/>
    <w:rsid w:val="00BE70D7"/>
    <w:rsid w:val="00BE7EFF"/>
    <w:rsid w:val="00BF257F"/>
    <w:rsid w:val="00BF45BF"/>
    <w:rsid w:val="00BF484C"/>
    <w:rsid w:val="00BF4964"/>
    <w:rsid w:val="00BF4D7F"/>
    <w:rsid w:val="00BF62CC"/>
    <w:rsid w:val="00C00DDD"/>
    <w:rsid w:val="00C00EC4"/>
    <w:rsid w:val="00C0297F"/>
    <w:rsid w:val="00C06164"/>
    <w:rsid w:val="00C06B46"/>
    <w:rsid w:val="00C10943"/>
    <w:rsid w:val="00C11796"/>
    <w:rsid w:val="00C12132"/>
    <w:rsid w:val="00C124BB"/>
    <w:rsid w:val="00C1470E"/>
    <w:rsid w:val="00C15AEA"/>
    <w:rsid w:val="00C211C5"/>
    <w:rsid w:val="00C215C8"/>
    <w:rsid w:val="00C2251C"/>
    <w:rsid w:val="00C22912"/>
    <w:rsid w:val="00C23A07"/>
    <w:rsid w:val="00C23D7D"/>
    <w:rsid w:val="00C23F0A"/>
    <w:rsid w:val="00C25390"/>
    <w:rsid w:val="00C306CF"/>
    <w:rsid w:val="00C332D8"/>
    <w:rsid w:val="00C3358E"/>
    <w:rsid w:val="00C37E40"/>
    <w:rsid w:val="00C4247A"/>
    <w:rsid w:val="00C42F36"/>
    <w:rsid w:val="00C432DE"/>
    <w:rsid w:val="00C45A4B"/>
    <w:rsid w:val="00C46270"/>
    <w:rsid w:val="00C50331"/>
    <w:rsid w:val="00C50513"/>
    <w:rsid w:val="00C51535"/>
    <w:rsid w:val="00C6033C"/>
    <w:rsid w:val="00C61A78"/>
    <w:rsid w:val="00C61FA9"/>
    <w:rsid w:val="00C62267"/>
    <w:rsid w:val="00C63380"/>
    <w:rsid w:val="00C728B3"/>
    <w:rsid w:val="00C7472F"/>
    <w:rsid w:val="00C75A0F"/>
    <w:rsid w:val="00C82035"/>
    <w:rsid w:val="00C84565"/>
    <w:rsid w:val="00C85819"/>
    <w:rsid w:val="00C86494"/>
    <w:rsid w:val="00C86AD0"/>
    <w:rsid w:val="00C903A9"/>
    <w:rsid w:val="00C910D7"/>
    <w:rsid w:val="00C9112B"/>
    <w:rsid w:val="00C92C8E"/>
    <w:rsid w:val="00C93EFF"/>
    <w:rsid w:val="00C94B70"/>
    <w:rsid w:val="00C962A1"/>
    <w:rsid w:val="00C97CF1"/>
    <w:rsid w:val="00C97FF7"/>
    <w:rsid w:val="00CA0F11"/>
    <w:rsid w:val="00CA17F2"/>
    <w:rsid w:val="00CA1EA5"/>
    <w:rsid w:val="00CA3CF0"/>
    <w:rsid w:val="00CA4757"/>
    <w:rsid w:val="00CA47E9"/>
    <w:rsid w:val="00CA5DC2"/>
    <w:rsid w:val="00CA631F"/>
    <w:rsid w:val="00CB363B"/>
    <w:rsid w:val="00CB473C"/>
    <w:rsid w:val="00CB5EE1"/>
    <w:rsid w:val="00CB5F1D"/>
    <w:rsid w:val="00CB7885"/>
    <w:rsid w:val="00CC0281"/>
    <w:rsid w:val="00CC0F54"/>
    <w:rsid w:val="00CC11D4"/>
    <w:rsid w:val="00CC1C00"/>
    <w:rsid w:val="00CC2740"/>
    <w:rsid w:val="00CC4EAA"/>
    <w:rsid w:val="00CC6D25"/>
    <w:rsid w:val="00CD449B"/>
    <w:rsid w:val="00CD45F1"/>
    <w:rsid w:val="00CD63A7"/>
    <w:rsid w:val="00CE1B86"/>
    <w:rsid w:val="00CE250D"/>
    <w:rsid w:val="00CE2A72"/>
    <w:rsid w:val="00CE3003"/>
    <w:rsid w:val="00CF02B0"/>
    <w:rsid w:val="00CF05CD"/>
    <w:rsid w:val="00CF1526"/>
    <w:rsid w:val="00CF27AC"/>
    <w:rsid w:val="00CF3032"/>
    <w:rsid w:val="00CF39BA"/>
    <w:rsid w:val="00CF3C29"/>
    <w:rsid w:val="00CF4B2B"/>
    <w:rsid w:val="00CF4CB3"/>
    <w:rsid w:val="00CF5725"/>
    <w:rsid w:val="00CF5E6F"/>
    <w:rsid w:val="00CF6087"/>
    <w:rsid w:val="00D003C0"/>
    <w:rsid w:val="00D01DF5"/>
    <w:rsid w:val="00D02BC5"/>
    <w:rsid w:val="00D03FAA"/>
    <w:rsid w:val="00D045C4"/>
    <w:rsid w:val="00D05F5C"/>
    <w:rsid w:val="00D06709"/>
    <w:rsid w:val="00D06CA4"/>
    <w:rsid w:val="00D0784A"/>
    <w:rsid w:val="00D078EC"/>
    <w:rsid w:val="00D1034D"/>
    <w:rsid w:val="00D10FE5"/>
    <w:rsid w:val="00D122B9"/>
    <w:rsid w:val="00D12D56"/>
    <w:rsid w:val="00D14F3E"/>
    <w:rsid w:val="00D156CA"/>
    <w:rsid w:val="00D157AF"/>
    <w:rsid w:val="00D15FE3"/>
    <w:rsid w:val="00D17FFA"/>
    <w:rsid w:val="00D21AFA"/>
    <w:rsid w:val="00D245A7"/>
    <w:rsid w:val="00D24A5F"/>
    <w:rsid w:val="00D2500D"/>
    <w:rsid w:val="00D25C3C"/>
    <w:rsid w:val="00D262A9"/>
    <w:rsid w:val="00D27803"/>
    <w:rsid w:val="00D34DB2"/>
    <w:rsid w:val="00D35500"/>
    <w:rsid w:val="00D35C47"/>
    <w:rsid w:val="00D35E42"/>
    <w:rsid w:val="00D36AEA"/>
    <w:rsid w:val="00D413DC"/>
    <w:rsid w:val="00D43607"/>
    <w:rsid w:val="00D445B4"/>
    <w:rsid w:val="00D45C0D"/>
    <w:rsid w:val="00D4605B"/>
    <w:rsid w:val="00D47D6C"/>
    <w:rsid w:val="00D50B5D"/>
    <w:rsid w:val="00D5323A"/>
    <w:rsid w:val="00D53C8E"/>
    <w:rsid w:val="00D554F5"/>
    <w:rsid w:val="00D55655"/>
    <w:rsid w:val="00D57774"/>
    <w:rsid w:val="00D600B4"/>
    <w:rsid w:val="00D602E8"/>
    <w:rsid w:val="00D63CEB"/>
    <w:rsid w:val="00D65B75"/>
    <w:rsid w:val="00D70594"/>
    <w:rsid w:val="00D71398"/>
    <w:rsid w:val="00D73333"/>
    <w:rsid w:val="00D73681"/>
    <w:rsid w:val="00D74FBD"/>
    <w:rsid w:val="00D819A6"/>
    <w:rsid w:val="00D82072"/>
    <w:rsid w:val="00D82A7E"/>
    <w:rsid w:val="00D853AC"/>
    <w:rsid w:val="00D85ED0"/>
    <w:rsid w:val="00D8686A"/>
    <w:rsid w:val="00D86CFF"/>
    <w:rsid w:val="00D871DF"/>
    <w:rsid w:val="00D87349"/>
    <w:rsid w:val="00D87728"/>
    <w:rsid w:val="00D93A84"/>
    <w:rsid w:val="00D94690"/>
    <w:rsid w:val="00D95692"/>
    <w:rsid w:val="00D95D1A"/>
    <w:rsid w:val="00D96E63"/>
    <w:rsid w:val="00D9785A"/>
    <w:rsid w:val="00DA01BF"/>
    <w:rsid w:val="00DA1891"/>
    <w:rsid w:val="00DA244B"/>
    <w:rsid w:val="00DA570E"/>
    <w:rsid w:val="00DA68AB"/>
    <w:rsid w:val="00DB0BBF"/>
    <w:rsid w:val="00DB1AE3"/>
    <w:rsid w:val="00DB2E16"/>
    <w:rsid w:val="00DB37C4"/>
    <w:rsid w:val="00DB3F94"/>
    <w:rsid w:val="00DB4397"/>
    <w:rsid w:val="00DB4B7C"/>
    <w:rsid w:val="00DB6622"/>
    <w:rsid w:val="00DB74BC"/>
    <w:rsid w:val="00DC01C7"/>
    <w:rsid w:val="00DC08C6"/>
    <w:rsid w:val="00DC2366"/>
    <w:rsid w:val="00DC338A"/>
    <w:rsid w:val="00DC3B78"/>
    <w:rsid w:val="00DC496A"/>
    <w:rsid w:val="00DC58B7"/>
    <w:rsid w:val="00DC59E9"/>
    <w:rsid w:val="00DC65DF"/>
    <w:rsid w:val="00DC6E9C"/>
    <w:rsid w:val="00DC7313"/>
    <w:rsid w:val="00DC7759"/>
    <w:rsid w:val="00DC790D"/>
    <w:rsid w:val="00DC79C9"/>
    <w:rsid w:val="00DC7ED5"/>
    <w:rsid w:val="00DD158B"/>
    <w:rsid w:val="00DD2022"/>
    <w:rsid w:val="00DD314B"/>
    <w:rsid w:val="00DD3415"/>
    <w:rsid w:val="00DD35FE"/>
    <w:rsid w:val="00DD37D6"/>
    <w:rsid w:val="00DD37FB"/>
    <w:rsid w:val="00DD380E"/>
    <w:rsid w:val="00DD447D"/>
    <w:rsid w:val="00DD486E"/>
    <w:rsid w:val="00DD586B"/>
    <w:rsid w:val="00DE01F1"/>
    <w:rsid w:val="00DE4247"/>
    <w:rsid w:val="00DE442A"/>
    <w:rsid w:val="00DE4906"/>
    <w:rsid w:val="00DE6D37"/>
    <w:rsid w:val="00DE6E00"/>
    <w:rsid w:val="00DE74BB"/>
    <w:rsid w:val="00DE77B6"/>
    <w:rsid w:val="00DE7A48"/>
    <w:rsid w:val="00DF6547"/>
    <w:rsid w:val="00DF6A3D"/>
    <w:rsid w:val="00DF78AC"/>
    <w:rsid w:val="00E002F0"/>
    <w:rsid w:val="00E01AE5"/>
    <w:rsid w:val="00E01D54"/>
    <w:rsid w:val="00E02352"/>
    <w:rsid w:val="00E032E1"/>
    <w:rsid w:val="00E04363"/>
    <w:rsid w:val="00E04B78"/>
    <w:rsid w:val="00E05606"/>
    <w:rsid w:val="00E114B8"/>
    <w:rsid w:val="00E120FB"/>
    <w:rsid w:val="00E125E2"/>
    <w:rsid w:val="00E162EF"/>
    <w:rsid w:val="00E1718F"/>
    <w:rsid w:val="00E17631"/>
    <w:rsid w:val="00E2019B"/>
    <w:rsid w:val="00E20687"/>
    <w:rsid w:val="00E20765"/>
    <w:rsid w:val="00E20F77"/>
    <w:rsid w:val="00E219FD"/>
    <w:rsid w:val="00E21D02"/>
    <w:rsid w:val="00E21E72"/>
    <w:rsid w:val="00E240EF"/>
    <w:rsid w:val="00E246E4"/>
    <w:rsid w:val="00E264BA"/>
    <w:rsid w:val="00E2778F"/>
    <w:rsid w:val="00E32D02"/>
    <w:rsid w:val="00E33D67"/>
    <w:rsid w:val="00E346AB"/>
    <w:rsid w:val="00E36553"/>
    <w:rsid w:val="00E37D95"/>
    <w:rsid w:val="00E417F0"/>
    <w:rsid w:val="00E41A56"/>
    <w:rsid w:val="00E42A4D"/>
    <w:rsid w:val="00E44DEF"/>
    <w:rsid w:val="00E466D2"/>
    <w:rsid w:val="00E506EF"/>
    <w:rsid w:val="00E516B4"/>
    <w:rsid w:val="00E517CB"/>
    <w:rsid w:val="00E5334C"/>
    <w:rsid w:val="00E54543"/>
    <w:rsid w:val="00E55645"/>
    <w:rsid w:val="00E57976"/>
    <w:rsid w:val="00E57D09"/>
    <w:rsid w:val="00E61320"/>
    <w:rsid w:val="00E61FFB"/>
    <w:rsid w:val="00E6395E"/>
    <w:rsid w:val="00E646F5"/>
    <w:rsid w:val="00E66BEF"/>
    <w:rsid w:val="00E672A1"/>
    <w:rsid w:val="00E70255"/>
    <w:rsid w:val="00E72D60"/>
    <w:rsid w:val="00E73B4D"/>
    <w:rsid w:val="00E75452"/>
    <w:rsid w:val="00E75A37"/>
    <w:rsid w:val="00E75D31"/>
    <w:rsid w:val="00E8097F"/>
    <w:rsid w:val="00E81002"/>
    <w:rsid w:val="00E81F16"/>
    <w:rsid w:val="00E853E7"/>
    <w:rsid w:val="00E91895"/>
    <w:rsid w:val="00E93173"/>
    <w:rsid w:val="00E934AC"/>
    <w:rsid w:val="00E9486E"/>
    <w:rsid w:val="00E9725E"/>
    <w:rsid w:val="00EA0779"/>
    <w:rsid w:val="00EA1FA7"/>
    <w:rsid w:val="00EA2A7B"/>
    <w:rsid w:val="00EA37E7"/>
    <w:rsid w:val="00EA41E7"/>
    <w:rsid w:val="00EA509E"/>
    <w:rsid w:val="00EA5F9D"/>
    <w:rsid w:val="00EB24FF"/>
    <w:rsid w:val="00EB351E"/>
    <w:rsid w:val="00EB3A4C"/>
    <w:rsid w:val="00EB3E00"/>
    <w:rsid w:val="00EB3F6E"/>
    <w:rsid w:val="00EB3F8C"/>
    <w:rsid w:val="00EB457F"/>
    <w:rsid w:val="00EB4CEB"/>
    <w:rsid w:val="00EB4FA0"/>
    <w:rsid w:val="00EB5069"/>
    <w:rsid w:val="00EC0016"/>
    <w:rsid w:val="00EC1543"/>
    <w:rsid w:val="00EC249D"/>
    <w:rsid w:val="00EC3B85"/>
    <w:rsid w:val="00EC4959"/>
    <w:rsid w:val="00EC5083"/>
    <w:rsid w:val="00EC6E32"/>
    <w:rsid w:val="00EC7E3F"/>
    <w:rsid w:val="00ED0606"/>
    <w:rsid w:val="00ED1981"/>
    <w:rsid w:val="00ED1C15"/>
    <w:rsid w:val="00ED229D"/>
    <w:rsid w:val="00ED247C"/>
    <w:rsid w:val="00ED3EA1"/>
    <w:rsid w:val="00ED5FEF"/>
    <w:rsid w:val="00ED64F9"/>
    <w:rsid w:val="00ED77C1"/>
    <w:rsid w:val="00ED7CA4"/>
    <w:rsid w:val="00EE0C3C"/>
    <w:rsid w:val="00EE17E6"/>
    <w:rsid w:val="00EE276B"/>
    <w:rsid w:val="00EE3CFA"/>
    <w:rsid w:val="00EE41CF"/>
    <w:rsid w:val="00EE4D08"/>
    <w:rsid w:val="00EE6429"/>
    <w:rsid w:val="00EE6A54"/>
    <w:rsid w:val="00EF0467"/>
    <w:rsid w:val="00EF0656"/>
    <w:rsid w:val="00EF1107"/>
    <w:rsid w:val="00EF1DD5"/>
    <w:rsid w:val="00EF247C"/>
    <w:rsid w:val="00EF2B09"/>
    <w:rsid w:val="00EF301E"/>
    <w:rsid w:val="00EF3FF0"/>
    <w:rsid w:val="00EF7325"/>
    <w:rsid w:val="00EF7385"/>
    <w:rsid w:val="00EF73C5"/>
    <w:rsid w:val="00EF7A74"/>
    <w:rsid w:val="00EF7BC3"/>
    <w:rsid w:val="00F00E28"/>
    <w:rsid w:val="00F022FF"/>
    <w:rsid w:val="00F03094"/>
    <w:rsid w:val="00F031E1"/>
    <w:rsid w:val="00F03807"/>
    <w:rsid w:val="00F053E8"/>
    <w:rsid w:val="00F10F88"/>
    <w:rsid w:val="00F126B1"/>
    <w:rsid w:val="00F13393"/>
    <w:rsid w:val="00F13F7D"/>
    <w:rsid w:val="00F14044"/>
    <w:rsid w:val="00F15298"/>
    <w:rsid w:val="00F169C0"/>
    <w:rsid w:val="00F16C54"/>
    <w:rsid w:val="00F172F7"/>
    <w:rsid w:val="00F2213A"/>
    <w:rsid w:val="00F247DB"/>
    <w:rsid w:val="00F25CA3"/>
    <w:rsid w:val="00F25CD9"/>
    <w:rsid w:val="00F2688D"/>
    <w:rsid w:val="00F26E0B"/>
    <w:rsid w:val="00F2721B"/>
    <w:rsid w:val="00F31F31"/>
    <w:rsid w:val="00F33AA4"/>
    <w:rsid w:val="00F36440"/>
    <w:rsid w:val="00F3723E"/>
    <w:rsid w:val="00F42E2C"/>
    <w:rsid w:val="00F4385C"/>
    <w:rsid w:val="00F439BE"/>
    <w:rsid w:val="00F44CE4"/>
    <w:rsid w:val="00F4601B"/>
    <w:rsid w:val="00F47CF7"/>
    <w:rsid w:val="00F521FA"/>
    <w:rsid w:val="00F52534"/>
    <w:rsid w:val="00F52578"/>
    <w:rsid w:val="00F53F60"/>
    <w:rsid w:val="00F54B79"/>
    <w:rsid w:val="00F55DDC"/>
    <w:rsid w:val="00F57B86"/>
    <w:rsid w:val="00F6024C"/>
    <w:rsid w:val="00F60426"/>
    <w:rsid w:val="00F61314"/>
    <w:rsid w:val="00F61329"/>
    <w:rsid w:val="00F65CF9"/>
    <w:rsid w:val="00F662AD"/>
    <w:rsid w:val="00F67CD2"/>
    <w:rsid w:val="00F71C0F"/>
    <w:rsid w:val="00F71F96"/>
    <w:rsid w:val="00F722C4"/>
    <w:rsid w:val="00F73E55"/>
    <w:rsid w:val="00F7423B"/>
    <w:rsid w:val="00F74B8F"/>
    <w:rsid w:val="00F75287"/>
    <w:rsid w:val="00F76B61"/>
    <w:rsid w:val="00F76C5A"/>
    <w:rsid w:val="00F80A64"/>
    <w:rsid w:val="00F8180A"/>
    <w:rsid w:val="00F827C9"/>
    <w:rsid w:val="00F850C2"/>
    <w:rsid w:val="00F856EF"/>
    <w:rsid w:val="00F85E36"/>
    <w:rsid w:val="00F862E5"/>
    <w:rsid w:val="00F86D92"/>
    <w:rsid w:val="00F87459"/>
    <w:rsid w:val="00F87555"/>
    <w:rsid w:val="00F90245"/>
    <w:rsid w:val="00F90E9A"/>
    <w:rsid w:val="00F91D08"/>
    <w:rsid w:val="00F921C7"/>
    <w:rsid w:val="00F92713"/>
    <w:rsid w:val="00F93B5B"/>
    <w:rsid w:val="00F93DAF"/>
    <w:rsid w:val="00F943B8"/>
    <w:rsid w:val="00F94E65"/>
    <w:rsid w:val="00F96869"/>
    <w:rsid w:val="00FA08D7"/>
    <w:rsid w:val="00FA1477"/>
    <w:rsid w:val="00FA229D"/>
    <w:rsid w:val="00FA262F"/>
    <w:rsid w:val="00FA2E18"/>
    <w:rsid w:val="00FA48E3"/>
    <w:rsid w:val="00FA547D"/>
    <w:rsid w:val="00FA6EF2"/>
    <w:rsid w:val="00FB48D5"/>
    <w:rsid w:val="00FB634E"/>
    <w:rsid w:val="00FB65B4"/>
    <w:rsid w:val="00FB7AF9"/>
    <w:rsid w:val="00FC0EAC"/>
    <w:rsid w:val="00FC1641"/>
    <w:rsid w:val="00FC1C76"/>
    <w:rsid w:val="00FC30BF"/>
    <w:rsid w:val="00FD2EC1"/>
    <w:rsid w:val="00FD43AA"/>
    <w:rsid w:val="00FD5046"/>
    <w:rsid w:val="00FD71C9"/>
    <w:rsid w:val="00FE0A4D"/>
    <w:rsid w:val="00FE0D2B"/>
    <w:rsid w:val="00FE102F"/>
    <w:rsid w:val="00FE1580"/>
    <w:rsid w:val="00FE6A50"/>
    <w:rsid w:val="00FE7FAE"/>
    <w:rsid w:val="00FF1517"/>
    <w:rsid w:val="00FF1C7D"/>
    <w:rsid w:val="00FF2C0D"/>
    <w:rsid w:val="00FF2CB9"/>
    <w:rsid w:val="00FF3A2B"/>
    <w:rsid w:val="00FF44F2"/>
    <w:rsid w:val="00FF4F04"/>
    <w:rsid w:val="00FF5341"/>
    <w:rsid w:val="00FF55A7"/>
    <w:rsid w:val="019869E3"/>
    <w:rsid w:val="02C74708"/>
    <w:rsid w:val="037BB35F"/>
    <w:rsid w:val="03A74816"/>
    <w:rsid w:val="04D20361"/>
    <w:rsid w:val="05451E8F"/>
    <w:rsid w:val="05599703"/>
    <w:rsid w:val="05CA4FFC"/>
    <w:rsid w:val="063D3BFB"/>
    <w:rsid w:val="070669A0"/>
    <w:rsid w:val="08876938"/>
    <w:rsid w:val="0AB3C8D9"/>
    <w:rsid w:val="0B267A6A"/>
    <w:rsid w:val="0B41E763"/>
    <w:rsid w:val="0C18AF1D"/>
    <w:rsid w:val="0F7AC89D"/>
    <w:rsid w:val="11BA83FC"/>
    <w:rsid w:val="1212E176"/>
    <w:rsid w:val="12DED236"/>
    <w:rsid w:val="15750FEE"/>
    <w:rsid w:val="15D998E1"/>
    <w:rsid w:val="15E0EADC"/>
    <w:rsid w:val="163B4589"/>
    <w:rsid w:val="173395B1"/>
    <w:rsid w:val="178DC110"/>
    <w:rsid w:val="17B4C4FA"/>
    <w:rsid w:val="18492242"/>
    <w:rsid w:val="18BF09C2"/>
    <w:rsid w:val="19046EAC"/>
    <w:rsid w:val="19AB38F7"/>
    <w:rsid w:val="1B17C6E1"/>
    <w:rsid w:val="1BB2C39C"/>
    <w:rsid w:val="1C217240"/>
    <w:rsid w:val="1C68880A"/>
    <w:rsid w:val="1CEE4FDE"/>
    <w:rsid w:val="1D73E1A4"/>
    <w:rsid w:val="1E05B399"/>
    <w:rsid w:val="1E53114C"/>
    <w:rsid w:val="1F072367"/>
    <w:rsid w:val="1F83392D"/>
    <w:rsid w:val="2108C9CC"/>
    <w:rsid w:val="2264236C"/>
    <w:rsid w:val="22C6CB07"/>
    <w:rsid w:val="241E4E90"/>
    <w:rsid w:val="245B2FD3"/>
    <w:rsid w:val="24AB191E"/>
    <w:rsid w:val="24F05054"/>
    <w:rsid w:val="25E8BE48"/>
    <w:rsid w:val="27703254"/>
    <w:rsid w:val="2808FBD9"/>
    <w:rsid w:val="28199A1C"/>
    <w:rsid w:val="28A2D72C"/>
    <w:rsid w:val="29D04E5A"/>
    <w:rsid w:val="2B99FC49"/>
    <w:rsid w:val="2BBB5B24"/>
    <w:rsid w:val="2CD067CC"/>
    <w:rsid w:val="2E3F2294"/>
    <w:rsid w:val="2EB36574"/>
    <w:rsid w:val="2F3350C0"/>
    <w:rsid w:val="3317A651"/>
    <w:rsid w:val="345F2D4F"/>
    <w:rsid w:val="34DC2D4A"/>
    <w:rsid w:val="34EDCE3F"/>
    <w:rsid w:val="35DFD17A"/>
    <w:rsid w:val="3603F655"/>
    <w:rsid w:val="374E7FD9"/>
    <w:rsid w:val="385F6467"/>
    <w:rsid w:val="3896810C"/>
    <w:rsid w:val="399CEDF9"/>
    <w:rsid w:val="3B1A1203"/>
    <w:rsid w:val="3BCDB6CD"/>
    <w:rsid w:val="3DA67127"/>
    <w:rsid w:val="3E07D375"/>
    <w:rsid w:val="4063436F"/>
    <w:rsid w:val="42D8561F"/>
    <w:rsid w:val="42F9ED8C"/>
    <w:rsid w:val="435767B7"/>
    <w:rsid w:val="454E53C3"/>
    <w:rsid w:val="46A03412"/>
    <w:rsid w:val="46A641EE"/>
    <w:rsid w:val="47A674FA"/>
    <w:rsid w:val="480505CB"/>
    <w:rsid w:val="494F19D1"/>
    <w:rsid w:val="495510AE"/>
    <w:rsid w:val="4ABC373C"/>
    <w:rsid w:val="4C8BC1DE"/>
    <w:rsid w:val="4D1F514F"/>
    <w:rsid w:val="4D67C5B8"/>
    <w:rsid w:val="4FCA1733"/>
    <w:rsid w:val="51895A11"/>
    <w:rsid w:val="5220F5C1"/>
    <w:rsid w:val="52285B54"/>
    <w:rsid w:val="52E678FA"/>
    <w:rsid w:val="54638E37"/>
    <w:rsid w:val="54F3BC31"/>
    <w:rsid w:val="56049CDE"/>
    <w:rsid w:val="56F72FD2"/>
    <w:rsid w:val="57216639"/>
    <w:rsid w:val="5824FC1F"/>
    <w:rsid w:val="5839B7A3"/>
    <w:rsid w:val="58A9A36B"/>
    <w:rsid w:val="59496AC3"/>
    <w:rsid w:val="5A45EF74"/>
    <w:rsid w:val="5A9323EB"/>
    <w:rsid w:val="5CDC8520"/>
    <w:rsid w:val="5E6730EC"/>
    <w:rsid w:val="5E94BF66"/>
    <w:rsid w:val="5EBACD19"/>
    <w:rsid w:val="5EE95039"/>
    <w:rsid w:val="5F71C21E"/>
    <w:rsid w:val="6486EDE7"/>
    <w:rsid w:val="65AA100C"/>
    <w:rsid w:val="6847AC49"/>
    <w:rsid w:val="6BA1D7F1"/>
    <w:rsid w:val="6BB8604A"/>
    <w:rsid w:val="6CD3BF34"/>
    <w:rsid w:val="6D71657A"/>
    <w:rsid w:val="6E8B98BD"/>
    <w:rsid w:val="6F24115D"/>
    <w:rsid w:val="70D63060"/>
    <w:rsid w:val="71719F26"/>
    <w:rsid w:val="7261339B"/>
    <w:rsid w:val="72B478E3"/>
    <w:rsid w:val="73A301FD"/>
    <w:rsid w:val="747A3C12"/>
    <w:rsid w:val="74EE878E"/>
    <w:rsid w:val="752E82E6"/>
    <w:rsid w:val="75589625"/>
    <w:rsid w:val="7597EAC4"/>
    <w:rsid w:val="77329BF4"/>
    <w:rsid w:val="7807A7B8"/>
    <w:rsid w:val="79CA2858"/>
    <w:rsid w:val="7A91AEA0"/>
    <w:rsid w:val="7AD52A15"/>
    <w:rsid w:val="7AD6A755"/>
    <w:rsid w:val="7F80271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6D22"/>
  <w15:chartTrackingRefBased/>
  <w15:docId w15:val="{D27A7A23-B6CE-451B-8E4B-7C62187A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78"/>
    <w:rPr>
      <w:rFonts w:eastAsiaTheme="majorEastAsia" w:cstheme="majorBidi"/>
      <w:color w:val="272727" w:themeColor="text1" w:themeTint="D8"/>
    </w:rPr>
  </w:style>
  <w:style w:type="paragraph" w:styleId="Title">
    <w:name w:val="Title"/>
    <w:basedOn w:val="Normal"/>
    <w:next w:val="Normal"/>
    <w:link w:val="TitleChar"/>
    <w:uiPriority w:val="10"/>
    <w:qFormat/>
    <w:rsid w:val="001A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F78"/>
    <w:pPr>
      <w:spacing w:before="160"/>
      <w:jc w:val="center"/>
    </w:pPr>
    <w:rPr>
      <w:i/>
      <w:iCs/>
      <w:color w:val="404040" w:themeColor="text1" w:themeTint="BF"/>
    </w:rPr>
  </w:style>
  <w:style w:type="character" w:customStyle="1" w:styleId="QuoteChar">
    <w:name w:val="Quote Char"/>
    <w:basedOn w:val="DefaultParagraphFont"/>
    <w:link w:val="Quote"/>
    <w:uiPriority w:val="29"/>
    <w:rsid w:val="001A6F78"/>
    <w:rPr>
      <w:i/>
      <w:iCs/>
      <w:color w:val="404040" w:themeColor="text1" w:themeTint="BF"/>
    </w:rPr>
  </w:style>
  <w:style w:type="paragraph" w:styleId="ListParagraph">
    <w:name w:val="List Paragraph"/>
    <w:basedOn w:val="Normal"/>
    <w:uiPriority w:val="34"/>
    <w:qFormat/>
    <w:rsid w:val="001A6F78"/>
    <w:pPr>
      <w:ind w:left="720"/>
      <w:contextualSpacing/>
    </w:pPr>
  </w:style>
  <w:style w:type="character" w:styleId="IntenseEmphasis">
    <w:name w:val="Intense Emphasis"/>
    <w:basedOn w:val="DefaultParagraphFont"/>
    <w:uiPriority w:val="21"/>
    <w:qFormat/>
    <w:rsid w:val="001A6F78"/>
    <w:rPr>
      <w:i/>
      <w:iCs/>
      <w:color w:val="0F4761" w:themeColor="accent1" w:themeShade="BF"/>
    </w:rPr>
  </w:style>
  <w:style w:type="paragraph" w:styleId="IntenseQuote">
    <w:name w:val="Intense Quote"/>
    <w:basedOn w:val="Normal"/>
    <w:next w:val="Normal"/>
    <w:link w:val="IntenseQuoteChar"/>
    <w:uiPriority w:val="30"/>
    <w:qFormat/>
    <w:rsid w:val="001A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F78"/>
    <w:rPr>
      <w:i/>
      <w:iCs/>
      <w:color w:val="0F4761" w:themeColor="accent1" w:themeShade="BF"/>
    </w:rPr>
  </w:style>
  <w:style w:type="character" w:styleId="IntenseReference">
    <w:name w:val="Intense Reference"/>
    <w:basedOn w:val="DefaultParagraphFont"/>
    <w:uiPriority w:val="32"/>
    <w:qFormat/>
    <w:rsid w:val="001A6F78"/>
    <w:rPr>
      <w:b/>
      <w:bCs/>
      <w:smallCaps/>
      <w:color w:val="0F4761" w:themeColor="accent1" w:themeShade="BF"/>
      <w:spacing w:val="5"/>
    </w:rPr>
  </w:style>
  <w:style w:type="table" w:styleId="TableGrid">
    <w:name w:val="Table Grid"/>
    <w:basedOn w:val="TableNormal"/>
    <w:uiPriority w:val="39"/>
    <w:rsid w:val="001A6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92D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DAD"/>
  </w:style>
  <w:style w:type="paragraph" w:styleId="Header">
    <w:name w:val="header"/>
    <w:basedOn w:val="Normal"/>
    <w:link w:val="HeaderChar"/>
    <w:uiPriority w:val="99"/>
    <w:semiHidden/>
    <w:unhideWhenUsed/>
    <w:rsid w:val="001D6B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6B7D"/>
  </w:style>
  <w:style w:type="character" w:styleId="CommentReference">
    <w:name w:val="annotation reference"/>
    <w:basedOn w:val="DefaultParagraphFont"/>
    <w:uiPriority w:val="99"/>
    <w:semiHidden/>
    <w:unhideWhenUsed/>
    <w:rsid w:val="00580758"/>
    <w:rPr>
      <w:sz w:val="16"/>
      <w:szCs w:val="16"/>
    </w:rPr>
  </w:style>
  <w:style w:type="paragraph" w:styleId="CommentText">
    <w:name w:val="annotation text"/>
    <w:basedOn w:val="Normal"/>
    <w:link w:val="CommentTextChar"/>
    <w:uiPriority w:val="99"/>
    <w:semiHidden/>
    <w:unhideWhenUsed/>
    <w:rsid w:val="00580758"/>
    <w:pPr>
      <w:spacing w:line="240" w:lineRule="auto"/>
    </w:pPr>
    <w:rPr>
      <w:sz w:val="20"/>
      <w:szCs w:val="20"/>
    </w:rPr>
  </w:style>
  <w:style w:type="character" w:customStyle="1" w:styleId="CommentTextChar">
    <w:name w:val="Comment Text Char"/>
    <w:basedOn w:val="DefaultParagraphFont"/>
    <w:link w:val="CommentText"/>
    <w:uiPriority w:val="99"/>
    <w:semiHidden/>
    <w:rsid w:val="00580758"/>
    <w:rPr>
      <w:sz w:val="20"/>
      <w:szCs w:val="20"/>
    </w:rPr>
  </w:style>
  <w:style w:type="paragraph" w:styleId="CommentSubject">
    <w:name w:val="annotation subject"/>
    <w:basedOn w:val="CommentText"/>
    <w:next w:val="CommentText"/>
    <w:link w:val="CommentSubjectChar"/>
    <w:uiPriority w:val="99"/>
    <w:semiHidden/>
    <w:unhideWhenUsed/>
    <w:rsid w:val="00580758"/>
    <w:rPr>
      <w:b/>
      <w:bCs/>
    </w:rPr>
  </w:style>
  <w:style w:type="character" w:customStyle="1" w:styleId="CommentSubjectChar">
    <w:name w:val="Comment Subject Char"/>
    <w:basedOn w:val="CommentTextChar"/>
    <w:link w:val="CommentSubject"/>
    <w:uiPriority w:val="99"/>
    <w:semiHidden/>
    <w:rsid w:val="00580758"/>
    <w:rPr>
      <w:b/>
      <w:bCs/>
      <w:sz w:val="20"/>
      <w:szCs w:val="20"/>
    </w:rPr>
  </w:style>
  <w:style w:type="paragraph" w:styleId="Revision">
    <w:name w:val="Revision"/>
    <w:hidden/>
    <w:uiPriority w:val="99"/>
    <w:semiHidden/>
    <w:rsid w:val="004B46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271B49A6-B323-42A3-A3CE-C2347DA75FC2}">
    <t:Anchor>
      <t:Comment id="1148483069"/>
    </t:Anchor>
    <t:History>
      <t:Event id="{A6216124-98E4-48A1-9E35-784155BCC253}" time="2026-01-12T19:29:43.423Z">
        <t:Attribution userId="S::vmanna@cisco.com::621a93d4-31c7-4d45-ac73-9082d965a7d9" userProvider="AD" userName="Vincent Manna (vmanna)"/>
        <t:Anchor>
          <t:Comment id="1148483069"/>
        </t:Anchor>
        <t:Create/>
      </t:Event>
      <t:Event id="{54E38E2F-AB0D-4880-A210-80DCED34D6D5}" time="2026-01-12T19:29:43.423Z">
        <t:Attribution userId="S::vmanna@cisco.com::621a93d4-31c7-4d45-ac73-9082d965a7d9" userProvider="AD" userName="Vincent Manna (vmanna)"/>
        <t:Anchor>
          <t:Comment id="1148483069"/>
        </t:Anchor>
        <t:Assign userId="S::epalkopo@cisco.com::12a51ecb-7d6d-4f22-b122-e5b8e26e7b78" userProvider="AD" userName="Eleni Palkopoulou (epalkopo)"/>
      </t:Event>
      <t:Event id="{07ABF90F-7846-45D4-A24B-500AFACD2211}" time="2026-01-12T19:29:43.423Z">
        <t:Attribution userId="S::vmanna@cisco.com::621a93d4-31c7-4d45-ac73-9082d965a7d9" userProvider="AD" userName="Vincent Manna (vmanna)"/>
        <t:Anchor>
          <t:Comment id="1148483069"/>
        </t:Anchor>
        <t:SetTitle title="@Eleni Palkopoulou (epalkopo) Does this include a Cisco Cloud Control trim in the demo? If so, can we add something like &quot;In Cisco Cloud Control - Cisco’s unified management platform, the admin opens AI Canvas... xyz&quot;"/>
      </t:Event>
      <t:Event id="{8FBC5DED-C00F-4A45-AF59-67A3789AFF91}" time="2026-01-14T18:56:43.291Z">
        <t:Attribution userId="S::vmanna@cisco.com::621a93d4-31c7-4d45-ac73-9082d965a7d9" userProvider="AD" userName="Vincent Manna (vmann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112997-76dd-4db5-af81-51f020e82fa3">
      <Terms xmlns="http://schemas.microsoft.com/office/infopath/2007/PartnerControls"/>
    </lcf76f155ced4ddcb4097134ff3c332f>
    <TaxCatchAll xmlns="df379928-56f0-4ef4-b97a-16ab61cac7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0648EF527FDB498BE422D4F0769A1E" ma:contentTypeVersion="13" ma:contentTypeDescription="Create a new document." ma:contentTypeScope="" ma:versionID="774f3e1b5cb3cbac0a84ee20a224ab38">
  <xsd:schema xmlns:xsd="http://www.w3.org/2001/XMLSchema" xmlns:xs="http://www.w3.org/2001/XMLSchema" xmlns:p="http://schemas.microsoft.com/office/2006/metadata/properties" xmlns:ns2="b5112997-76dd-4db5-af81-51f020e82fa3" xmlns:ns3="df379928-56f0-4ef4-b97a-16ab61cac78e" targetNamespace="http://schemas.microsoft.com/office/2006/metadata/properties" ma:root="true" ma:fieldsID="856b17889d0777acd230af40a194c8e3" ns2:_="" ns3:_="">
    <xsd:import namespace="b5112997-76dd-4db5-af81-51f020e82fa3"/>
    <xsd:import namespace="df379928-56f0-4ef4-b97a-16ab61cac7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12997-76dd-4db5-af81-51f020e82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379928-56f0-4ef4-b97a-16ab61cac78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2b6ac3-32ee-448f-a9e4-fd07b0df663e}" ma:internalName="TaxCatchAll" ma:showField="CatchAllData" ma:web="df379928-56f0-4ef4-b97a-16ab61cac7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2D7EF-B28C-4CF5-B390-CB931165718F}">
  <ds:schemaRefs>
    <ds:schemaRef ds:uri="b5112997-76dd-4db5-af81-51f020e82fa3"/>
    <ds:schemaRef ds:uri="http://schemas.openxmlformats.org/package/2006/metadata/core-properties"/>
    <ds:schemaRef ds:uri="http://purl.org/dc/terms/"/>
    <ds:schemaRef ds:uri="http://purl.org/dc/elements/1.1/"/>
    <ds:schemaRef ds:uri="http://purl.org/dc/dcmitype/"/>
    <ds:schemaRef ds:uri="http://schemas.microsoft.com/office/2006/documentManagement/types"/>
    <ds:schemaRef ds:uri="http://schemas.microsoft.com/office/infopath/2007/PartnerControls"/>
    <ds:schemaRef ds:uri="df379928-56f0-4ef4-b97a-16ab61cac78e"/>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23352A3D-9A97-4438-9528-D4CCF19821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12997-76dd-4db5-af81-51f020e82fa3"/>
    <ds:schemaRef ds:uri="df379928-56f0-4ef4-b97a-16ab61cac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8EC13C-2ABB-43A3-888A-54A5DA6A2F42}">
  <ds:schemaRefs>
    <ds:schemaRef ds:uri="http://schemas.microsoft.com/sharepoint/v3/contenttype/forms"/>
  </ds:schemaRefs>
</ds:datastoreItem>
</file>

<file path=customXml/itemProps4.xml><?xml version="1.0" encoding="utf-8"?>
<ds:datastoreItem xmlns:ds="http://schemas.openxmlformats.org/officeDocument/2006/customXml" ds:itemID="{796EC87B-086A-4183-968F-3FBEF8C390A9}">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3</TotalTime>
  <Pages>12</Pages>
  <Words>2337</Words>
  <Characters>13327</Characters>
  <Application>Microsoft Office Word</Application>
  <DocSecurity>0</DocSecurity>
  <Lines>111</Lines>
  <Paragraphs>31</Paragraphs>
  <ScaleCrop>false</ScaleCrop>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Sultan (osultan)</dc:creator>
  <cp:keywords/>
  <dc:description/>
  <cp:lastModifiedBy>Elizabeth Adkison (eadkison)</cp:lastModifiedBy>
  <cp:revision>2</cp:revision>
  <dcterms:created xsi:type="dcterms:W3CDTF">2026-01-22T08:03:00Z</dcterms:created>
  <dcterms:modified xsi:type="dcterms:W3CDTF">2026-01-22T08:03:00Z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532fc763,1341ec6,34abaf54</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0x010100A10648EF527FDB498BE422D4F0769A1E</vt:lpwstr>
  </property>
  <property fmtid="{D5CDD505-2E9C-101B-9397-08002B2CF9AE}" pid="6" name="MediaServiceImageTags">
    <vt:lpwstr/>
  </property>
</Properties>
</file>